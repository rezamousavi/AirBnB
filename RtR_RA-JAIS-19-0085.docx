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37452" w14:textId="77777777" w:rsidR="008833F3" w:rsidRPr="0085529E" w:rsidRDefault="00C80CC6" w:rsidP="00D75CF7">
      <w:pPr>
        <w:pStyle w:val="Title"/>
        <w:spacing w:line="276" w:lineRule="auto"/>
        <w:rPr>
          <w:rFonts w:ascii="Times New Roman" w:hAnsi="Times New Roman"/>
          <w:sz w:val="24"/>
          <w:szCs w:val="24"/>
        </w:rPr>
      </w:pPr>
      <w:commentRangeStart w:id="0"/>
      <w:r w:rsidRPr="0085529E">
        <w:rPr>
          <w:rFonts w:ascii="Times New Roman" w:hAnsi="Times New Roman"/>
          <w:sz w:val="24"/>
          <w:szCs w:val="24"/>
        </w:rPr>
        <w:t>Response to Review Team’s Comments</w:t>
      </w:r>
    </w:p>
    <w:p w14:paraId="1D423A71" w14:textId="77777777" w:rsidR="008833F3" w:rsidRPr="0085529E" w:rsidRDefault="008833F3" w:rsidP="00D75CF7">
      <w:pPr>
        <w:pStyle w:val="Title"/>
        <w:spacing w:line="276" w:lineRule="auto"/>
        <w:rPr>
          <w:rFonts w:ascii="Times New Roman" w:hAnsi="Times New Roman"/>
          <w:b w:val="0"/>
          <w:bCs w:val="0"/>
          <w:sz w:val="24"/>
          <w:szCs w:val="24"/>
        </w:rPr>
      </w:pPr>
      <w:r w:rsidRPr="0085529E">
        <w:rPr>
          <w:rFonts w:ascii="Times New Roman" w:hAnsi="Times New Roman"/>
          <w:sz w:val="24"/>
          <w:szCs w:val="24"/>
        </w:rPr>
        <w:t>Manuscript #:</w:t>
      </w:r>
      <w:r w:rsidRPr="0085529E">
        <w:rPr>
          <w:rFonts w:ascii="Times New Roman" w:hAnsi="Times New Roman"/>
          <w:b w:val="0"/>
          <w:bCs w:val="0"/>
          <w:sz w:val="24"/>
          <w:szCs w:val="24"/>
        </w:rPr>
        <w:t xml:space="preserve"> </w:t>
      </w:r>
      <w:r w:rsidR="00B0329E" w:rsidRPr="0085529E">
        <w:rPr>
          <w:rFonts w:ascii="Times New Roman" w:hAnsi="Times New Roman"/>
          <w:b w:val="0"/>
          <w:bCs w:val="0"/>
          <w:sz w:val="24"/>
          <w:szCs w:val="24"/>
        </w:rPr>
        <w:t>RA-JAIS-19</w:t>
      </w:r>
      <w:r w:rsidR="00764743" w:rsidRPr="0085529E">
        <w:rPr>
          <w:rFonts w:ascii="Times New Roman" w:hAnsi="Times New Roman"/>
          <w:b w:val="0"/>
          <w:bCs w:val="0"/>
          <w:sz w:val="24"/>
          <w:szCs w:val="24"/>
        </w:rPr>
        <w:t>-0</w:t>
      </w:r>
      <w:r w:rsidR="0063404D" w:rsidRPr="0085529E">
        <w:rPr>
          <w:rFonts w:ascii="Times New Roman" w:hAnsi="Times New Roman"/>
          <w:b w:val="0"/>
          <w:bCs w:val="0"/>
          <w:sz w:val="24"/>
          <w:szCs w:val="24"/>
        </w:rPr>
        <w:t>085</w:t>
      </w:r>
    </w:p>
    <w:p w14:paraId="10C8D3ED" w14:textId="5E4DBBCD" w:rsidR="00DA621E" w:rsidRPr="0085529E" w:rsidRDefault="00DA621E" w:rsidP="00D75CF7">
      <w:pPr>
        <w:pStyle w:val="Title"/>
        <w:spacing w:line="276" w:lineRule="auto"/>
        <w:rPr>
          <w:ins w:id="1" w:author="Zhao, Kexin" w:date="2019-11-15T10:06:00Z"/>
          <w:rFonts w:ascii="Times New Roman" w:hAnsi="Times New Roman"/>
          <w:b w:val="0"/>
          <w:bCs w:val="0"/>
          <w:sz w:val="24"/>
          <w:szCs w:val="24"/>
        </w:rPr>
      </w:pPr>
      <w:r w:rsidRPr="0085529E">
        <w:rPr>
          <w:rFonts w:ascii="Times New Roman" w:hAnsi="Times New Roman"/>
          <w:sz w:val="24"/>
          <w:szCs w:val="24"/>
        </w:rPr>
        <w:t>Title:</w:t>
      </w:r>
      <w:r w:rsidRPr="0085529E">
        <w:rPr>
          <w:rFonts w:ascii="Times New Roman" w:hAnsi="Times New Roman"/>
          <w:b w:val="0"/>
          <w:bCs w:val="0"/>
          <w:sz w:val="24"/>
          <w:szCs w:val="24"/>
        </w:rPr>
        <w:t xml:space="preserve"> </w:t>
      </w:r>
      <w:r w:rsidR="0063404D" w:rsidRPr="0085529E">
        <w:rPr>
          <w:rFonts w:ascii="Times New Roman" w:hAnsi="Times New Roman"/>
          <w:b w:val="0"/>
          <w:bCs w:val="0"/>
          <w:sz w:val="24"/>
          <w:szCs w:val="24"/>
        </w:rPr>
        <w:t>Examining the Impacts of Airbnb’s Review Policy Change on Listing Reviews</w:t>
      </w:r>
      <w:r w:rsidR="00B0329E" w:rsidRPr="0085529E">
        <w:rPr>
          <w:rFonts w:ascii="Times New Roman" w:hAnsi="Times New Roman"/>
          <w:b w:val="0"/>
          <w:bCs w:val="0"/>
          <w:sz w:val="24"/>
          <w:szCs w:val="24"/>
        </w:rPr>
        <w:t xml:space="preserve"> </w:t>
      </w:r>
      <w:r w:rsidR="007C7B99" w:rsidRPr="0085529E">
        <w:rPr>
          <w:rFonts w:ascii="Times New Roman" w:hAnsi="Times New Roman"/>
          <w:b w:val="0"/>
          <w:bCs w:val="0"/>
          <w:sz w:val="24"/>
          <w:szCs w:val="24"/>
        </w:rPr>
        <w:cr/>
      </w:r>
      <w:commentRangeEnd w:id="0"/>
      <w:r w:rsidR="00DD2A96" w:rsidRPr="0085529E">
        <w:rPr>
          <w:rStyle w:val="CommentReference"/>
          <w:rFonts w:ascii="Times New Roman" w:eastAsia="SimSun" w:hAnsi="Times New Roman"/>
          <w:b w:val="0"/>
          <w:bCs w:val="0"/>
          <w:kern w:val="0"/>
        </w:rPr>
        <w:commentReference w:id="0"/>
      </w:r>
    </w:p>
    <w:p w14:paraId="672A814F" w14:textId="29477F4E" w:rsidR="00FB7ED7" w:rsidRPr="0085529E" w:rsidRDefault="00FB7ED7">
      <w:pPr>
        <w:spacing w:line="276" w:lineRule="auto"/>
        <w:jc w:val="center"/>
        <w:rPr>
          <w:b/>
          <w:bCs/>
          <w:rPrChange w:id="2" w:author="Zhao, Kexin" w:date="2019-11-15T10:06:00Z">
            <w:rPr>
              <w:rFonts w:ascii="Times New Roman" w:hAnsi="Times New Roman"/>
              <w:b w:val="0"/>
              <w:bCs w:val="0"/>
              <w:i/>
              <w:iCs/>
              <w:sz w:val="24"/>
              <w:szCs w:val="24"/>
              <w:u w:val="single"/>
            </w:rPr>
          </w:rPrChange>
        </w:rPr>
        <w:pPrChange w:id="3" w:author="Zhao, Kexin" w:date="2019-11-15T10:06:00Z">
          <w:pPr>
            <w:pStyle w:val="Title"/>
            <w:spacing w:line="360" w:lineRule="auto"/>
          </w:pPr>
        </w:pPrChange>
      </w:pPr>
      <w:ins w:id="4" w:author="Zhao, Kexin" w:date="2019-11-15T10:07:00Z">
        <w:r w:rsidRPr="0085529E">
          <w:rPr>
            <w:b/>
          </w:rPr>
          <w:t>Responses to the Senior Editor</w:t>
        </w:r>
      </w:ins>
    </w:p>
    <w:p w14:paraId="0376DA88" w14:textId="34C7785B" w:rsidR="00E80391" w:rsidRPr="0085529E" w:rsidDel="006C67A1" w:rsidRDefault="00E80391" w:rsidP="00D75CF7">
      <w:pPr>
        <w:pStyle w:val="Heading1"/>
        <w:spacing w:line="276" w:lineRule="auto"/>
        <w:rPr>
          <w:del w:id="5" w:author="Zhao, Kexin" w:date="2019-11-15T10:08:00Z"/>
          <w:rFonts w:ascii="Times New Roman" w:hAnsi="Times New Roman"/>
          <w:i/>
          <w:iCs/>
          <w:sz w:val="24"/>
          <w:szCs w:val="24"/>
        </w:rPr>
      </w:pPr>
      <w:del w:id="6" w:author="Zhao, Kexin" w:date="2019-11-15T10:08:00Z">
        <w:r w:rsidRPr="0085529E" w:rsidDel="006C67A1">
          <w:rPr>
            <w:rFonts w:ascii="Times New Roman" w:hAnsi="Times New Roman"/>
            <w:i/>
            <w:iCs/>
            <w:sz w:val="24"/>
            <w:szCs w:val="24"/>
          </w:rPr>
          <w:delText>Senior Editor’s Comments</w:delText>
        </w:r>
        <w:r w:rsidR="00F22EAA" w:rsidRPr="0085529E" w:rsidDel="006C67A1">
          <w:rPr>
            <w:rFonts w:ascii="Times New Roman" w:hAnsi="Times New Roman"/>
            <w:i/>
            <w:iCs/>
            <w:sz w:val="24"/>
            <w:szCs w:val="24"/>
          </w:rPr>
          <w:delText>:</w:delText>
        </w:r>
      </w:del>
    </w:p>
    <w:p w14:paraId="01AA4610" w14:textId="6360FDE5" w:rsidR="00E80391" w:rsidRPr="0085529E" w:rsidDel="006C67A1" w:rsidRDefault="00E80391" w:rsidP="00D75CF7">
      <w:pPr>
        <w:tabs>
          <w:tab w:val="left" w:pos="4170"/>
        </w:tabs>
        <w:autoSpaceDE w:val="0"/>
        <w:autoSpaceDN w:val="0"/>
        <w:adjustRightInd w:val="0"/>
        <w:spacing w:line="276" w:lineRule="auto"/>
        <w:jc w:val="both"/>
        <w:rPr>
          <w:del w:id="7" w:author="Zhao, Kexin" w:date="2019-11-15T10:08:00Z"/>
          <w:i/>
          <w:iCs/>
        </w:rPr>
      </w:pPr>
    </w:p>
    <w:p w14:paraId="7C4E7F31" w14:textId="77777777" w:rsidR="003B0F09" w:rsidRPr="0085529E" w:rsidRDefault="001E4B1A" w:rsidP="00D75CF7">
      <w:pPr>
        <w:pBdr>
          <w:top w:val="single" w:sz="4" w:space="1" w:color="auto"/>
          <w:left w:val="single" w:sz="4" w:space="4" w:color="auto"/>
          <w:bottom w:val="single" w:sz="4" w:space="1" w:color="auto"/>
          <w:right w:val="single" w:sz="4" w:space="4" w:color="auto"/>
        </w:pBdr>
        <w:tabs>
          <w:tab w:val="left" w:pos="6585"/>
          <w:tab w:val="left" w:pos="6975"/>
        </w:tabs>
        <w:autoSpaceDE w:val="0"/>
        <w:autoSpaceDN w:val="0"/>
        <w:adjustRightInd w:val="0"/>
        <w:spacing w:line="276" w:lineRule="auto"/>
        <w:jc w:val="both"/>
        <w:rPr>
          <w:i/>
          <w:iCs/>
          <w:lang w:val="en-SG"/>
        </w:rPr>
      </w:pPr>
      <w:r w:rsidRPr="0085529E">
        <w:rPr>
          <w:i/>
          <w:iCs/>
        </w:rPr>
        <w:t>In the context of sharing economy, the authors investigate the effects of the simultaneous review system on review generation. The simultaneous review system allows a host and a guest to view each other’s review only after both reviews are posted. The authors argue that compared to the old asynchronous review system, the simultaneous review system help</w:t>
      </w:r>
      <w:r w:rsidR="006A2959" w:rsidRPr="0085529E">
        <w:rPr>
          <w:i/>
          <w:iCs/>
        </w:rPr>
        <w:t>s</w:t>
      </w:r>
      <w:r w:rsidRPr="0085529E">
        <w:rPr>
          <w:i/>
          <w:iCs/>
        </w:rPr>
        <w:t xml:space="preserve"> generate more reviews, reduce reviews’ sentiment scores, and increase the dispersion of sentiment scores. Data were collected from Airbnb before and after the company rolled out the simultaneous sys</w:t>
      </w:r>
      <w:proofErr w:type="spellStart"/>
      <w:r w:rsidRPr="0085529E">
        <w:rPr>
          <w:i/>
          <w:iCs/>
          <w:lang w:val="en-SG"/>
        </w:rPr>
        <w:t>tem</w:t>
      </w:r>
      <w:proofErr w:type="spellEnd"/>
      <w:r w:rsidRPr="0085529E">
        <w:rPr>
          <w:i/>
          <w:iCs/>
          <w:lang w:val="en-SG"/>
        </w:rPr>
        <w:t>. Using multiple analytical methods, the authors find considerable support to their proposed hypotheses.</w:t>
      </w:r>
    </w:p>
    <w:p w14:paraId="6A728185" w14:textId="77777777" w:rsidR="001E4B1A" w:rsidRPr="0085529E" w:rsidRDefault="001E4B1A" w:rsidP="00D75CF7">
      <w:pPr>
        <w:pBdr>
          <w:top w:val="single" w:sz="4" w:space="1" w:color="auto"/>
          <w:left w:val="single" w:sz="4" w:space="4" w:color="auto"/>
          <w:bottom w:val="single" w:sz="4" w:space="1" w:color="auto"/>
          <w:right w:val="single" w:sz="4" w:space="4" w:color="auto"/>
        </w:pBdr>
        <w:tabs>
          <w:tab w:val="left" w:pos="6585"/>
          <w:tab w:val="left" w:pos="6975"/>
        </w:tabs>
        <w:autoSpaceDE w:val="0"/>
        <w:autoSpaceDN w:val="0"/>
        <w:adjustRightInd w:val="0"/>
        <w:spacing w:line="276" w:lineRule="auto"/>
        <w:jc w:val="both"/>
        <w:rPr>
          <w:i/>
          <w:iCs/>
          <w:lang w:val="en-SG"/>
        </w:rPr>
      </w:pPr>
    </w:p>
    <w:p w14:paraId="45DFC753" w14:textId="77777777" w:rsidR="003B0F09" w:rsidRPr="0085529E" w:rsidRDefault="001E4B1A" w:rsidP="00D75CF7">
      <w:pPr>
        <w:pBdr>
          <w:top w:val="single" w:sz="4" w:space="1" w:color="auto"/>
          <w:left w:val="single" w:sz="4" w:space="4" w:color="auto"/>
          <w:bottom w:val="single" w:sz="4" w:space="1" w:color="auto"/>
          <w:right w:val="single" w:sz="4" w:space="4" w:color="auto"/>
        </w:pBdr>
        <w:tabs>
          <w:tab w:val="left" w:pos="6585"/>
          <w:tab w:val="left" w:pos="6975"/>
        </w:tabs>
        <w:autoSpaceDE w:val="0"/>
        <w:autoSpaceDN w:val="0"/>
        <w:adjustRightInd w:val="0"/>
        <w:spacing w:line="276" w:lineRule="auto"/>
        <w:jc w:val="both"/>
        <w:rPr>
          <w:i/>
          <w:iCs/>
          <w:lang w:val="en-SG"/>
        </w:rPr>
      </w:pPr>
      <w:r w:rsidRPr="0085529E">
        <w:rPr>
          <w:i/>
          <w:iCs/>
          <w:lang w:val="en-SG"/>
        </w:rPr>
        <w:t>The paper was sent to two highly qualifi</w:t>
      </w:r>
      <w:r w:rsidR="00A1160B" w:rsidRPr="0085529E">
        <w:rPr>
          <w:i/>
          <w:iCs/>
          <w:lang w:val="en-SG"/>
        </w:rPr>
        <w:t xml:space="preserve">ed researchers for review. Both reviewers have substantial expertise in related domains and have published in top journals. Their reviews are largely consistent. On one hand, they think the </w:t>
      </w:r>
      <w:r w:rsidR="00EE4945" w:rsidRPr="0085529E">
        <w:rPr>
          <w:i/>
          <w:iCs/>
          <w:lang w:val="en-SG"/>
        </w:rPr>
        <w:t xml:space="preserve">paper is well written and the </w:t>
      </w:r>
      <w:r w:rsidR="00A1160B" w:rsidRPr="0085529E">
        <w:rPr>
          <w:i/>
          <w:iCs/>
          <w:lang w:val="en-SG"/>
        </w:rPr>
        <w:t xml:space="preserve">research topic is relevant, timely, and interesting. On the other hand, they have pointed out several issues on theorization, empirical designs, and data analysis. While R1 recommends major revision, R2 recommends reject and resubmit. My assessment of the paper is similar to the reviewers’. I applaud the authors for studying this practically important phenomenon. </w:t>
      </w:r>
      <w:r w:rsidR="00EE4945" w:rsidRPr="0085529E">
        <w:rPr>
          <w:i/>
          <w:iCs/>
          <w:lang w:val="en-SG"/>
        </w:rPr>
        <w:t xml:space="preserve">Yet, I agree that the theorization and analysis need to be strengthened. I am willing to offer the authors an opportunity to revise the paper. </w:t>
      </w:r>
    </w:p>
    <w:p w14:paraId="34EE863B" w14:textId="77777777" w:rsidR="008E056E" w:rsidRPr="0085529E" w:rsidRDefault="008E056E" w:rsidP="00D75CF7">
      <w:pPr>
        <w:pBdr>
          <w:top w:val="single" w:sz="4" w:space="1" w:color="auto"/>
          <w:left w:val="single" w:sz="4" w:space="4" w:color="auto"/>
          <w:bottom w:val="single" w:sz="4" w:space="1" w:color="auto"/>
          <w:right w:val="single" w:sz="4" w:space="4" w:color="auto"/>
        </w:pBdr>
        <w:tabs>
          <w:tab w:val="left" w:pos="6585"/>
          <w:tab w:val="left" w:pos="6975"/>
        </w:tabs>
        <w:autoSpaceDE w:val="0"/>
        <w:autoSpaceDN w:val="0"/>
        <w:adjustRightInd w:val="0"/>
        <w:spacing w:line="276" w:lineRule="auto"/>
        <w:jc w:val="both"/>
        <w:rPr>
          <w:i/>
          <w:iCs/>
          <w:lang w:val="en-SG"/>
        </w:rPr>
      </w:pPr>
    </w:p>
    <w:p w14:paraId="3DA05F6C" w14:textId="77777777" w:rsidR="008E056E" w:rsidRPr="0085529E" w:rsidRDefault="008E056E" w:rsidP="00D75CF7">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I am not going to repeat all the concerns raised by the reviewers. Instead, I will focus on a few issues that the authors need to pay particular attention to.</w:t>
      </w:r>
    </w:p>
    <w:p w14:paraId="4C7991D8" w14:textId="1201E6C4" w:rsidR="008E056E" w:rsidRDefault="008E056E" w:rsidP="00D75CF7">
      <w:pPr>
        <w:tabs>
          <w:tab w:val="left" w:pos="6585"/>
          <w:tab w:val="left" w:pos="6975"/>
        </w:tabs>
        <w:autoSpaceDE w:val="0"/>
        <w:autoSpaceDN w:val="0"/>
        <w:adjustRightInd w:val="0"/>
        <w:spacing w:line="276" w:lineRule="auto"/>
        <w:jc w:val="both"/>
        <w:rPr>
          <w:iCs/>
        </w:rPr>
      </w:pPr>
    </w:p>
    <w:p w14:paraId="6DFEA27A" w14:textId="3567DA31" w:rsidR="00F508E3" w:rsidRDefault="00F508E3" w:rsidP="00D75CF7">
      <w:pPr>
        <w:tabs>
          <w:tab w:val="left" w:pos="6585"/>
          <w:tab w:val="left" w:pos="6975"/>
        </w:tabs>
        <w:autoSpaceDE w:val="0"/>
        <w:autoSpaceDN w:val="0"/>
        <w:adjustRightInd w:val="0"/>
        <w:spacing w:line="276" w:lineRule="auto"/>
        <w:jc w:val="both"/>
        <w:rPr>
          <w:ins w:id="8" w:author="Zhao, Kexin" w:date="2019-11-15T10:11:00Z"/>
          <w:iCs/>
        </w:rPr>
      </w:pPr>
      <w:ins w:id="9" w:author="Zhao, Kexin" w:date="2019-11-15T10:09:00Z">
        <w:r>
          <w:rPr>
            <w:iCs/>
          </w:rPr>
          <w:t xml:space="preserve">Thank you very much for organizing an excellent review panel for our paper. </w:t>
        </w:r>
        <w:r w:rsidR="00CD468F">
          <w:rPr>
            <w:iCs/>
          </w:rPr>
          <w:t>Both reviewers as well as you have provided very detai</w:t>
        </w:r>
      </w:ins>
      <w:ins w:id="10" w:author="Zhao, Kexin" w:date="2019-11-15T10:10:00Z">
        <w:r w:rsidR="00CD468F">
          <w:rPr>
            <w:iCs/>
          </w:rPr>
          <w:t xml:space="preserve">led and constructive comments to revise and improve our paper. </w:t>
        </w:r>
        <w:r w:rsidR="004A211E">
          <w:rPr>
            <w:iCs/>
          </w:rPr>
          <w:t xml:space="preserve">We really appreciate the opportunity to strengthen the </w:t>
        </w:r>
      </w:ins>
      <w:ins w:id="11" w:author="Zhao, Kexin" w:date="2019-11-15T10:11:00Z">
        <w:r w:rsidR="004A211E">
          <w:rPr>
            <w:iCs/>
          </w:rPr>
          <w:t xml:space="preserve">paper’s theorization and analyses and address all concerns raised by the review panel. We are pleased to submit a revised version of the paper. </w:t>
        </w:r>
      </w:ins>
      <w:ins w:id="12" w:author="Zhao, Kexin" w:date="2019-11-15T10:12:00Z">
        <w:r w:rsidR="0099090D" w:rsidRPr="00FF52C3">
          <w:rPr>
            <w:color w:val="000000"/>
          </w:rPr>
          <w:t>For ease of reference, the text of your original comments is repeated here in italics in the textbox, followed by our response.</w:t>
        </w:r>
      </w:ins>
    </w:p>
    <w:p w14:paraId="787FA9E7" w14:textId="35EABB33" w:rsidR="004A211E" w:rsidRDefault="004A211E" w:rsidP="00D75CF7">
      <w:pPr>
        <w:tabs>
          <w:tab w:val="left" w:pos="6585"/>
          <w:tab w:val="left" w:pos="6975"/>
        </w:tabs>
        <w:autoSpaceDE w:val="0"/>
        <w:autoSpaceDN w:val="0"/>
        <w:adjustRightInd w:val="0"/>
        <w:spacing w:line="276" w:lineRule="auto"/>
        <w:jc w:val="both"/>
        <w:rPr>
          <w:ins w:id="13" w:author="Zhao, Kexin" w:date="2019-11-15T10:12:00Z"/>
          <w:iCs/>
        </w:rPr>
      </w:pPr>
    </w:p>
    <w:p w14:paraId="091C6042" w14:textId="17887F76" w:rsidR="00D616F0" w:rsidRDefault="00D75CF7" w:rsidP="00D75CF7">
      <w:pPr>
        <w:tabs>
          <w:tab w:val="left" w:pos="6585"/>
          <w:tab w:val="left" w:pos="6975"/>
        </w:tabs>
        <w:autoSpaceDE w:val="0"/>
        <w:autoSpaceDN w:val="0"/>
        <w:adjustRightInd w:val="0"/>
        <w:spacing w:line="276" w:lineRule="auto"/>
        <w:jc w:val="both"/>
        <w:rPr>
          <w:ins w:id="14" w:author="Zhao, Kexin" w:date="2019-11-15T10:12:00Z"/>
          <w:iCs/>
        </w:rPr>
      </w:pPr>
      <w:ins w:id="15" w:author="Zhao, Kexin" w:date="2019-11-15T10:12:00Z">
        <w:r>
          <w:rPr>
            <w:iCs/>
          </w:rPr>
          <w:t>In this revision…</w:t>
        </w:r>
      </w:ins>
    </w:p>
    <w:p w14:paraId="6A8E9154" w14:textId="7A6A3DF2" w:rsidR="00D75CF7" w:rsidRDefault="00D75CF7" w:rsidP="00D75CF7">
      <w:pPr>
        <w:tabs>
          <w:tab w:val="left" w:pos="6585"/>
          <w:tab w:val="left" w:pos="6975"/>
        </w:tabs>
        <w:autoSpaceDE w:val="0"/>
        <w:autoSpaceDN w:val="0"/>
        <w:adjustRightInd w:val="0"/>
        <w:spacing w:line="276" w:lineRule="auto"/>
        <w:jc w:val="both"/>
        <w:rPr>
          <w:ins w:id="16" w:author="Zhao, Kexin" w:date="2019-11-15T10:12:00Z"/>
          <w:iCs/>
        </w:rPr>
      </w:pPr>
    </w:p>
    <w:p w14:paraId="553A4265" w14:textId="2787458F" w:rsidR="00D75CF7" w:rsidRDefault="00D75CF7" w:rsidP="00D75CF7">
      <w:pPr>
        <w:spacing w:line="276" w:lineRule="auto"/>
        <w:rPr>
          <w:ins w:id="17" w:author="Zhao, Kexin" w:date="2019-11-15T10:13:00Z"/>
          <w:color w:val="222222"/>
          <w:shd w:val="clear" w:color="auto" w:fill="FFFFFF"/>
        </w:rPr>
      </w:pPr>
      <w:ins w:id="18" w:author="Zhao, Kexin" w:date="2019-11-15T10:13:00Z">
        <w:r w:rsidRPr="00CD7033">
          <w:t xml:space="preserve">All comments and suggestions raised by you and the reviewers are indeed necessary in order to ensure that our manuscript can meet </w:t>
        </w:r>
        <w:r>
          <w:t xml:space="preserve">the publication standard of </w:t>
        </w:r>
      </w:ins>
      <w:ins w:id="19" w:author="Zhao, Kexin" w:date="2019-11-15T10:14:00Z">
        <w:r w:rsidR="00ED042F">
          <w:rPr>
            <w:i/>
          </w:rPr>
          <w:t>the Journal of the Association for Information Systems</w:t>
        </w:r>
      </w:ins>
      <w:ins w:id="20" w:author="Zhao, Kexin" w:date="2019-11-15T10:13:00Z">
        <w:r w:rsidRPr="00CD7033">
          <w:t>. We sincerely hope that the revised paper is satisfactory and can make a nice contribution to the journal. Thank you!</w:t>
        </w:r>
      </w:ins>
    </w:p>
    <w:p w14:paraId="58D76579" w14:textId="77777777" w:rsidR="00D75CF7" w:rsidRDefault="00D75CF7" w:rsidP="00D75CF7">
      <w:pPr>
        <w:tabs>
          <w:tab w:val="left" w:pos="6585"/>
          <w:tab w:val="left" w:pos="6975"/>
        </w:tabs>
        <w:autoSpaceDE w:val="0"/>
        <w:autoSpaceDN w:val="0"/>
        <w:adjustRightInd w:val="0"/>
        <w:spacing w:line="276" w:lineRule="auto"/>
        <w:jc w:val="both"/>
        <w:rPr>
          <w:ins w:id="21" w:author="Zhao, Kexin" w:date="2019-11-15T10:12:00Z"/>
          <w:iCs/>
        </w:rPr>
      </w:pPr>
    </w:p>
    <w:p w14:paraId="23163D3D" w14:textId="77777777" w:rsidR="00D75CF7" w:rsidRDefault="00D75CF7" w:rsidP="00D75CF7">
      <w:pPr>
        <w:tabs>
          <w:tab w:val="left" w:pos="6585"/>
          <w:tab w:val="left" w:pos="6975"/>
        </w:tabs>
        <w:autoSpaceDE w:val="0"/>
        <w:autoSpaceDN w:val="0"/>
        <w:adjustRightInd w:val="0"/>
        <w:spacing w:line="276" w:lineRule="auto"/>
        <w:jc w:val="both"/>
        <w:rPr>
          <w:ins w:id="22" w:author="Zhao, Kexin" w:date="2019-11-15T10:11:00Z"/>
          <w:iCs/>
        </w:rPr>
      </w:pPr>
    </w:p>
    <w:p w14:paraId="7BCA9C5C" w14:textId="77777777" w:rsidR="004A211E" w:rsidRPr="00F508E3" w:rsidRDefault="004A211E" w:rsidP="00D75CF7">
      <w:pPr>
        <w:tabs>
          <w:tab w:val="left" w:pos="6585"/>
          <w:tab w:val="left" w:pos="6975"/>
        </w:tabs>
        <w:autoSpaceDE w:val="0"/>
        <w:autoSpaceDN w:val="0"/>
        <w:adjustRightInd w:val="0"/>
        <w:spacing w:line="276" w:lineRule="auto"/>
        <w:jc w:val="both"/>
        <w:rPr>
          <w:iCs/>
        </w:rPr>
      </w:pPr>
    </w:p>
    <w:p w14:paraId="6EDCDC9D" w14:textId="77777777" w:rsidR="00CF253E" w:rsidRPr="0085529E" w:rsidRDefault="008E056E" w:rsidP="00686AAC">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R1 has identified the weak connection between motivation and analysis. The authors argue that the simultaneous review system can mitigate review bias, but they do not </w:t>
      </w:r>
      <w:r w:rsidR="006A2959" w:rsidRPr="0085529E">
        <w:rPr>
          <w:i/>
          <w:iCs/>
        </w:rPr>
        <w:t>present</w:t>
      </w:r>
      <w:r w:rsidRPr="0085529E">
        <w:rPr>
          <w:i/>
          <w:iCs/>
        </w:rPr>
        <w:t xml:space="preserve"> data </w:t>
      </w:r>
      <w:r w:rsidR="007D6F24" w:rsidRPr="0085529E">
        <w:rPr>
          <w:i/>
          <w:iCs/>
        </w:rPr>
        <w:t>to precisely measure</w:t>
      </w:r>
      <w:r w:rsidRPr="0085529E">
        <w:rPr>
          <w:i/>
          <w:iCs/>
        </w:rPr>
        <w:t xml:space="preserve"> bias.</w:t>
      </w:r>
      <w:r w:rsidR="007D6F24" w:rsidRPr="0085529E">
        <w:rPr>
          <w:i/>
          <w:iCs/>
        </w:rPr>
        <w:t xml:space="preserve"> </w:t>
      </w:r>
      <w:r w:rsidRPr="0085529E">
        <w:rPr>
          <w:i/>
          <w:iCs/>
        </w:rPr>
        <w:t xml:space="preserve">For example, although their data analysis </w:t>
      </w:r>
      <w:r w:rsidR="00B32862" w:rsidRPr="0085529E">
        <w:rPr>
          <w:i/>
          <w:iCs/>
        </w:rPr>
        <w:t>shows</w:t>
      </w:r>
      <w:r w:rsidRPr="0085529E">
        <w:rPr>
          <w:i/>
          <w:iCs/>
        </w:rPr>
        <w:t xml:space="preserve"> the simultaneous review system increases topic variety and reduce</w:t>
      </w:r>
      <w:r w:rsidR="007D6F24" w:rsidRPr="0085529E">
        <w:rPr>
          <w:i/>
          <w:iCs/>
        </w:rPr>
        <w:t>s</w:t>
      </w:r>
      <w:r w:rsidRPr="0085529E">
        <w:rPr>
          <w:i/>
          <w:iCs/>
        </w:rPr>
        <w:t xml:space="preserve"> sentiment scores, </w:t>
      </w:r>
      <w:r w:rsidR="007D6F24" w:rsidRPr="0085529E">
        <w:rPr>
          <w:i/>
          <w:iCs/>
        </w:rPr>
        <w:t xml:space="preserve">these findings do not necessarily mean that the previous review system was biased. It is possible that the previous review system generated fair reviews, while the current system leads to biased reviews. </w:t>
      </w:r>
    </w:p>
    <w:p w14:paraId="0EFF00B1" w14:textId="77777777" w:rsidR="00686AAC" w:rsidRDefault="00686AAC" w:rsidP="00D75CF7">
      <w:pPr>
        <w:tabs>
          <w:tab w:val="left" w:pos="720"/>
        </w:tabs>
        <w:autoSpaceDE w:val="0"/>
        <w:autoSpaceDN w:val="0"/>
        <w:adjustRightInd w:val="0"/>
        <w:spacing w:line="276" w:lineRule="auto"/>
      </w:pPr>
    </w:p>
    <w:p w14:paraId="4931D65D" w14:textId="116D4107" w:rsidR="007D6F24" w:rsidRPr="00686AAC" w:rsidRDefault="00686AAC" w:rsidP="00686AAC">
      <w:pPr>
        <w:tabs>
          <w:tab w:val="left" w:pos="284"/>
          <w:tab w:val="left" w:pos="6975"/>
        </w:tabs>
        <w:autoSpaceDE w:val="0"/>
        <w:autoSpaceDN w:val="0"/>
        <w:adjustRightInd w:val="0"/>
        <w:spacing w:line="276" w:lineRule="auto"/>
        <w:jc w:val="both"/>
        <w:rPr>
          <w:iCs/>
        </w:rPr>
      </w:pPr>
      <w:ins w:id="23" w:author="Zhao, Kexin" w:date="2019-11-15T10:16:00Z">
        <w:r>
          <w:rPr>
            <w:iCs/>
          </w:rPr>
          <w:t xml:space="preserve">Mitigating review bias </w:t>
        </w:r>
        <w:r w:rsidRPr="00686AAC">
          <w:rPr>
            <w:iCs/>
          </w:rPr>
          <w:sym w:font="Wingdings" w:char="F0E0"/>
        </w:r>
        <w:r>
          <w:rPr>
            <w:iCs/>
          </w:rPr>
          <w:t xml:space="preserve"> review informativeness…</w:t>
        </w:r>
      </w:ins>
    </w:p>
    <w:p w14:paraId="17F98A2D" w14:textId="77777777" w:rsidR="00781D3C" w:rsidRPr="0085529E" w:rsidRDefault="00781D3C" w:rsidP="00D75CF7">
      <w:pPr>
        <w:tabs>
          <w:tab w:val="left" w:pos="284"/>
          <w:tab w:val="left" w:pos="6975"/>
        </w:tabs>
        <w:autoSpaceDE w:val="0"/>
        <w:autoSpaceDN w:val="0"/>
        <w:adjustRightInd w:val="0"/>
        <w:spacing w:line="276" w:lineRule="auto"/>
        <w:ind w:left="284"/>
        <w:jc w:val="both"/>
        <w:rPr>
          <w:i/>
          <w:iCs/>
        </w:rPr>
      </w:pPr>
    </w:p>
    <w:p w14:paraId="5B369266" w14:textId="77777777" w:rsidR="007D6F24" w:rsidRPr="0085529E" w:rsidRDefault="001F7BA9" w:rsidP="00BB5309">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T</w:t>
      </w:r>
      <w:r w:rsidR="007D6F24" w:rsidRPr="0085529E">
        <w:rPr>
          <w:i/>
          <w:iCs/>
        </w:rPr>
        <w:t>he theoretic</w:t>
      </w:r>
      <w:r w:rsidRPr="0085529E">
        <w:rPr>
          <w:i/>
          <w:iCs/>
        </w:rPr>
        <w:t>al development of this study needs to be strengthened</w:t>
      </w:r>
      <w:r w:rsidR="007D6F24" w:rsidRPr="0085529E">
        <w:rPr>
          <w:i/>
          <w:iCs/>
        </w:rPr>
        <w:t xml:space="preserve">. </w:t>
      </w:r>
      <w:r w:rsidRPr="0085529E">
        <w:rPr>
          <w:i/>
          <w:iCs/>
        </w:rPr>
        <w:t xml:space="preserve">First, the logic behind the hypotheses is relatively intuitive and lacks theoretical depth. Second, I am not convinced why the simultaneous review system can increase the amount of information content (H1). It is possible that in the asynchronous review system, reviewers want to please each other so write more. Third, do the authors expect the same pattern for topics, depth, and objectivity (H1)? After all, these aspects are different and should be justified separately. Fourth, as information amount and sentiment scores are very much different, what are the fundamental difference in the theoretical backing for H1 and H2? </w:t>
      </w:r>
    </w:p>
    <w:p w14:paraId="3DFA02DE" w14:textId="0CB534E3" w:rsidR="001F7BA9" w:rsidRDefault="001F7BA9" w:rsidP="00BB5309">
      <w:pPr>
        <w:spacing w:line="276" w:lineRule="auto"/>
        <w:rPr>
          <w:iCs/>
        </w:rPr>
      </w:pPr>
    </w:p>
    <w:p w14:paraId="1EBAB2E9" w14:textId="0C36CEB5" w:rsidR="00BB5309" w:rsidRPr="00BB5309" w:rsidRDefault="00BB5309" w:rsidP="00BB5309">
      <w:pPr>
        <w:spacing w:line="276" w:lineRule="auto"/>
        <w:rPr>
          <w:iCs/>
        </w:rPr>
      </w:pPr>
      <w:ins w:id="24" w:author="Zhao, Kexin" w:date="2019-11-15T10:17:00Z">
        <w:r>
          <w:rPr>
            <w:iCs/>
          </w:rPr>
          <w:t>Rewrite and strengthen all hypotheses development…</w:t>
        </w:r>
      </w:ins>
    </w:p>
    <w:p w14:paraId="3B4CE706" w14:textId="77777777" w:rsidR="00781D3C" w:rsidRPr="0085529E" w:rsidRDefault="00781D3C" w:rsidP="00D75CF7">
      <w:pPr>
        <w:pStyle w:val="ListParagraph"/>
        <w:spacing w:line="276" w:lineRule="auto"/>
        <w:rPr>
          <w:i/>
          <w:iCs/>
        </w:rPr>
      </w:pPr>
    </w:p>
    <w:p w14:paraId="1047ABFF" w14:textId="77777777" w:rsidR="001F7BA9" w:rsidRPr="0085529E" w:rsidRDefault="001647AC" w:rsidP="00A11D16">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One major concern about data analysis is the </w:t>
      </w:r>
      <w:r w:rsidR="00B32862" w:rsidRPr="0085529E">
        <w:rPr>
          <w:i/>
          <w:iCs/>
        </w:rPr>
        <w:t>long-time</w:t>
      </w:r>
      <w:r w:rsidRPr="0085529E">
        <w:rPr>
          <w:i/>
          <w:iCs/>
        </w:rPr>
        <w:t xml:space="preserve"> window (from 2010 to 2016). While rich data may give you more insights, but may unfortunately suffer from more potential confoundin</w:t>
      </w:r>
      <w:r w:rsidR="003A6786" w:rsidRPr="0085529E">
        <w:rPr>
          <w:i/>
          <w:iCs/>
        </w:rPr>
        <w:t>g influences</w:t>
      </w:r>
      <w:r w:rsidRPr="0085529E">
        <w:rPr>
          <w:i/>
          <w:iCs/>
        </w:rPr>
        <w:t xml:space="preserve">. How can you convince readers that the difference in reviews is only caused by the 2014 new system? Many things </w:t>
      </w:r>
      <w:r w:rsidR="003A6786" w:rsidRPr="0085529E">
        <w:rPr>
          <w:i/>
          <w:iCs/>
        </w:rPr>
        <w:t xml:space="preserve">can </w:t>
      </w:r>
      <w:r w:rsidRPr="0085529E">
        <w:rPr>
          <w:i/>
          <w:iCs/>
        </w:rPr>
        <w:t xml:space="preserve">have happened </w:t>
      </w:r>
      <w:r w:rsidR="00CD712A" w:rsidRPr="0085529E">
        <w:rPr>
          <w:i/>
          <w:iCs/>
        </w:rPr>
        <w:t xml:space="preserve">in the 7 years. It is difficult to attribute the change to only one system change. </w:t>
      </w:r>
      <w:commentRangeStart w:id="25"/>
      <w:r w:rsidR="00CD712A" w:rsidRPr="0085529E">
        <w:rPr>
          <w:i/>
          <w:iCs/>
        </w:rPr>
        <w:t xml:space="preserve">R2 has suggested that a shorter time window may yield more convincing results. </w:t>
      </w:r>
      <w:commentRangeEnd w:id="25"/>
      <w:r w:rsidR="0063629E">
        <w:rPr>
          <w:rStyle w:val="CommentReference"/>
        </w:rPr>
        <w:commentReference w:id="25"/>
      </w:r>
    </w:p>
    <w:p w14:paraId="289E0ECF" w14:textId="1F118D2E" w:rsidR="00781D3C" w:rsidRPr="0085529E" w:rsidDel="00A11D16" w:rsidRDefault="00781D3C" w:rsidP="00D75CF7">
      <w:pPr>
        <w:tabs>
          <w:tab w:val="left" w:pos="720"/>
        </w:tabs>
        <w:autoSpaceDE w:val="0"/>
        <w:autoSpaceDN w:val="0"/>
        <w:adjustRightInd w:val="0"/>
        <w:spacing w:line="276" w:lineRule="auto"/>
        <w:rPr>
          <w:del w:id="26" w:author="Zhao, Kexin" w:date="2019-11-15T10:17:00Z"/>
          <w:b/>
          <w:bCs/>
        </w:rPr>
      </w:pPr>
      <w:del w:id="27" w:author="Zhao, Kexin" w:date="2019-11-15T10:17:00Z">
        <w:r w:rsidRPr="0085529E" w:rsidDel="00A11D16">
          <w:rPr>
            <w:b/>
            <w:bCs/>
          </w:rPr>
          <w:delText xml:space="preserve">Authors’ Response: </w:delText>
        </w:r>
      </w:del>
    </w:p>
    <w:p w14:paraId="6B9976F2" w14:textId="77777777" w:rsidR="00A11D16" w:rsidRDefault="00A11D16" w:rsidP="00D75CF7">
      <w:pPr>
        <w:tabs>
          <w:tab w:val="left" w:pos="720"/>
        </w:tabs>
        <w:autoSpaceDE w:val="0"/>
        <w:autoSpaceDN w:val="0"/>
        <w:adjustRightInd w:val="0"/>
        <w:spacing w:line="276" w:lineRule="auto"/>
        <w:rPr>
          <w:ins w:id="28" w:author="Zhao, Kexin" w:date="2019-11-15T10:17:00Z"/>
        </w:rPr>
      </w:pPr>
    </w:p>
    <w:p w14:paraId="52AAE561" w14:textId="7F61F24D" w:rsidR="00227CAB" w:rsidRPr="0085529E" w:rsidRDefault="00227CAB" w:rsidP="00D75CF7">
      <w:pPr>
        <w:tabs>
          <w:tab w:val="left" w:pos="720"/>
        </w:tabs>
        <w:autoSpaceDE w:val="0"/>
        <w:autoSpaceDN w:val="0"/>
        <w:adjustRightInd w:val="0"/>
        <w:spacing w:line="276" w:lineRule="auto"/>
      </w:pPr>
      <w:r w:rsidRPr="0085529E">
        <w:t xml:space="preserve">Thank you for your comment. We repeated the analysis using quarterly data limited to 2013, 2014, and 2015. The results are reported in table xx. According to these results, the findings are all the same except for Depth. Furthermore, we created a monthly panel data (instead of quarterly panel data) and replicated the analysis using a 2-year period of time (from April 2013 to May 2015). We report the results in table xx. Our findings are still the same as reported previously, with the exception of Depth.     </w:t>
      </w: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227CAB" w:rsidRPr="0085529E" w14:paraId="71F0E093"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012E8D57" w14:textId="77777777" w:rsidR="00227CAB" w:rsidRPr="0085529E" w:rsidRDefault="00227CAB" w:rsidP="00D75CF7">
            <w:pPr>
              <w:pStyle w:val="Table"/>
              <w:spacing w:line="276" w:lineRule="auto"/>
              <w:jc w:val="left"/>
              <w:rPr>
                <w:b/>
                <w:sz w:val="24"/>
                <w:szCs w:val="24"/>
              </w:rPr>
            </w:pPr>
            <w:r w:rsidRPr="0085529E">
              <w:rPr>
                <w:b/>
                <w:sz w:val="24"/>
                <w:szCs w:val="24"/>
              </w:rPr>
              <w:t xml:space="preserve">Table xx. The Results of RDD Analysis for Quarterly Data (2013, 2014, 2015) </w:t>
            </w:r>
          </w:p>
        </w:tc>
      </w:tr>
      <w:tr w:rsidR="00227CAB" w:rsidRPr="0085529E" w14:paraId="578E4752"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40E45A6B" w14:textId="77777777" w:rsidR="00227CAB" w:rsidRPr="0085529E" w:rsidRDefault="00227CAB" w:rsidP="00D75CF7">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136D995C" w14:textId="77777777" w:rsidR="00227CAB" w:rsidRPr="0085529E" w:rsidRDefault="00227CAB" w:rsidP="00D75CF7">
            <w:pPr>
              <w:pStyle w:val="Table"/>
              <w:spacing w:line="276" w:lineRule="auto"/>
              <w:rPr>
                <w:sz w:val="24"/>
                <w:szCs w:val="24"/>
              </w:rPr>
            </w:pPr>
            <w:r w:rsidRPr="0085529E">
              <w:rPr>
                <w:sz w:val="24"/>
                <w:szCs w:val="24"/>
              </w:rPr>
              <w:t>Topic_</w:t>
            </w:r>
          </w:p>
          <w:p w14:paraId="6EA113C5" w14:textId="77777777" w:rsidR="00227CAB" w:rsidRPr="0085529E" w:rsidRDefault="00227CAB" w:rsidP="00D75CF7">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348052FF" w14:textId="77777777" w:rsidR="00227CAB" w:rsidRPr="0085529E" w:rsidRDefault="00227CAB" w:rsidP="00D75CF7">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39FCBFCD" w14:textId="77777777" w:rsidR="00227CAB" w:rsidRPr="0085529E" w:rsidRDefault="00227CAB" w:rsidP="00D75CF7">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3056FA09" w14:textId="77777777" w:rsidR="00227CAB" w:rsidRPr="0085529E" w:rsidRDefault="00227CAB" w:rsidP="00D75CF7">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13C2E797" w14:textId="77777777" w:rsidR="00227CAB" w:rsidRPr="0085529E" w:rsidRDefault="00227CAB" w:rsidP="00D75CF7">
            <w:pPr>
              <w:pStyle w:val="Table"/>
              <w:spacing w:line="276" w:lineRule="auto"/>
              <w:rPr>
                <w:sz w:val="24"/>
                <w:szCs w:val="24"/>
              </w:rPr>
            </w:pPr>
            <w:r w:rsidRPr="0085529E">
              <w:rPr>
                <w:sz w:val="24"/>
                <w:szCs w:val="24"/>
              </w:rPr>
              <w:t>PD_</w:t>
            </w:r>
          </w:p>
          <w:p w14:paraId="373B47CD" w14:textId="77777777" w:rsidR="00227CAB" w:rsidRPr="0085529E" w:rsidRDefault="00227CAB" w:rsidP="00D75CF7">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783E42EF" w14:textId="77777777" w:rsidR="00227CAB" w:rsidRPr="0085529E" w:rsidRDefault="00227CAB" w:rsidP="00D75CF7">
            <w:pPr>
              <w:pStyle w:val="Table"/>
              <w:spacing w:line="276" w:lineRule="auto"/>
              <w:rPr>
                <w:sz w:val="24"/>
                <w:szCs w:val="24"/>
              </w:rPr>
            </w:pPr>
            <w:r w:rsidRPr="0085529E">
              <w:rPr>
                <w:sz w:val="24"/>
                <w:szCs w:val="24"/>
              </w:rPr>
              <w:t>CV_</w:t>
            </w:r>
          </w:p>
          <w:p w14:paraId="079AC543" w14:textId="77777777" w:rsidR="00227CAB" w:rsidRPr="0085529E" w:rsidRDefault="00227CAB" w:rsidP="00D75CF7">
            <w:pPr>
              <w:pStyle w:val="Table"/>
              <w:spacing w:line="276" w:lineRule="auto"/>
              <w:rPr>
                <w:sz w:val="24"/>
                <w:szCs w:val="24"/>
              </w:rPr>
            </w:pPr>
            <w:r w:rsidRPr="0085529E">
              <w:rPr>
                <w:sz w:val="24"/>
                <w:szCs w:val="24"/>
              </w:rPr>
              <w:t>Sentiment</w:t>
            </w:r>
          </w:p>
        </w:tc>
      </w:tr>
      <w:tr w:rsidR="00227CAB" w:rsidRPr="0085529E" w14:paraId="76D6A2BE"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08530689" w14:textId="77777777" w:rsidR="00227CAB" w:rsidRPr="0085529E" w:rsidRDefault="00227CAB" w:rsidP="00D75CF7">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742E5EE7" w14:textId="77777777" w:rsidR="00227CAB" w:rsidRPr="0085529E" w:rsidRDefault="00227CAB" w:rsidP="00D75CF7">
            <w:pPr>
              <w:pStyle w:val="Table"/>
              <w:spacing w:line="276" w:lineRule="auto"/>
              <w:rPr>
                <w:b/>
                <w:sz w:val="24"/>
                <w:szCs w:val="24"/>
              </w:rPr>
            </w:pPr>
            <w:r w:rsidRPr="0085529E">
              <w:rPr>
                <w:b/>
                <w:sz w:val="24"/>
                <w:szCs w:val="24"/>
              </w:rPr>
              <w:t>0.630**</w:t>
            </w:r>
          </w:p>
          <w:p w14:paraId="31FBB968" w14:textId="77777777" w:rsidR="00227CAB" w:rsidRPr="0085529E" w:rsidRDefault="00227CAB" w:rsidP="00D75CF7">
            <w:pPr>
              <w:pStyle w:val="Table"/>
              <w:spacing w:line="276" w:lineRule="auto"/>
              <w:rPr>
                <w:b/>
                <w:sz w:val="24"/>
                <w:szCs w:val="24"/>
              </w:rPr>
            </w:pPr>
            <w:r w:rsidRPr="0085529E">
              <w:rPr>
                <w:b/>
                <w:sz w:val="24"/>
                <w:szCs w:val="24"/>
              </w:rPr>
              <w:lastRenderedPageBreak/>
              <w:t>(0.231)</w:t>
            </w:r>
          </w:p>
        </w:tc>
        <w:tc>
          <w:tcPr>
            <w:tcW w:w="1224" w:type="dxa"/>
            <w:tcBorders>
              <w:top w:val="nil"/>
              <w:left w:val="single" w:sz="4" w:space="0" w:color="auto"/>
              <w:bottom w:val="single" w:sz="4" w:space="0" w:color="auto"/>
              <w:right w:val="single" w:sz="4" w:space="0" w:color="auto"/>
            </w:tcBorders>
            <w:shd w:val="clear" w:color="auto" w:fill="auto"/>
            <w:noWrap/>
            <w:hideMark/>
          </w:tcPr>
          <w:p w14:paraId="21049D6E" w14:textId="77777777" w:rsidR="00227CAB" w:rsidRPr="0085529E" w:rsidRDefault="00227CAB" w:rsidP="00D75CF7">
            <w:pPr>
              <w:pStyle w:val="Table"/>
              <w:spacing w:line="276" w:lineRule="auto"/>
              <w:rPr>
                <w:bCs w:val="0"/>
                <w:sz w:val="24"/>
                <w:szCs w:val="24"/>
              </w:rPr>
            </w:pPr>
            <w:r w:rsidRPr="0085529E">
              <w:rPr>
                <w:bCs w:val="0"/>
                <w:sz w:val="24"/>
                <w:szCs w:val="24"/>
              </w:rPr>
              <w:lastRenderedPageBreak/>
              <w:t>3.210</w:t>
            </w:r>
          </w:p>
          <w:p w14:paraId="491845D9" w14:textId="77777777" w:rsidR="00227CAB" w:rsidRPr="0085529E" w:rsidRDefault="00227CAB" w:rsidP="00D75CF7">
            <w:pPr>
              <w:pStyle w:val="Table"/>
              <w:spacing w:line="276" w:lineRule="auto"/>
              <w:rPr>
                <w:b/>
                <w:sz w:val="24"/>
                <w:szCs w:val="24"/>
              </w:rPr>
            </w:pPr>
            <w:r w:rsidRPr="0085529E">
              <w:rPr>
                <w:bCs w:val="0"/>
                <w:sz w:val="24"/>
                <w:szCs w:val="24"/>
              </w:rPr>
              <w:lastRenderedPageBreak/>
              <w:t>(2.748)</w:t>
            </w:r>
          </w:p>
        </w:tc>
        <w:tc>
          <w:tcPr>
            <w:tcW w:w="1224" w:type="dxa"/>
            <w:tcBorders>
              <w:top w:val="nil"/>
              <w:left w:val="nil"/>
              <w:bottom w:val="single" w:sz="4" w:space="0" w:color="auto"/>
              <w:right w:val="single" w:sz="4" w:space="0" w:color="auto"/>
            </w:tcBorders>
            <w:shd w:val="clear" w:color="auto" w:fill="auto"/>
            <w:noWrap/>
            <w:hideMark/>
          </w:tcPr>
          <w:p w14:paraId="433C7B36" w14:textId="77777777" w:rsidR="00227CAB" w:rsidRPr="0085529E" w:rsidRDefault="00227CAB" w:rsidP="00D75CF7">
            <w:pPr>
              <w:pStyle w:val="Table"/>
              <w:spacing w:line="276" w:lineRule="auto"/>
              <w:rPr>
                <w:b/>
                <w:color w:val="000000" w:themeColor="text1"/>
                <w:sz w:val="24"/>
                <w:szCs w:val="24"/>
              </w:rPr>
            </w:pPr>
            <w:r w:rsidRPr="0085529E">
              <w:rPr>
                <w:b/>
                <w:color w:val="000000" w:themeColor="text1"/>
                <w:sz w:val="24"/>
                <w:szCs w:val="24"/>
              </w:rPr>
              <w:lastRenderedPageBreak/>
              <w:t>0.032*</w:t>
            </w:r>
          </w:p>
          <w:p w14:paraId="024F973E" w14:textId="77777777" w:rsidR="00227CAB" w:rsidRPr="0085529E" w:rsidRDefault="00227CAB" w:rsidP="00D75CF7">
            <w:pPr>
              <w:pStyle w:val="Table"/>
              <w:spacing w:line="276" w:lineRule="auto"/>
              <w:rPr>
                <w:b/>
                <w:color w:val="000000" w:themeColor="text1"/>
                <w:sz w:val="24"/>
                <w:szCs w:val="24"/>
              </w:rPr>
            </w:pPr>
            <w:r w:rsidRPr="0085529E">
              <w:rPr>
                <w:b/>
                <w:color w:val="000000" w:themeColor="text1"/>
                <w:sz w:val="24"/>
                <w:szCs w:val="24"/>
              </w:rPr>
              <w:lastRenderedPageBreak/>
              <w:t>(0.015)</w:t>
            </w:r>
          </w:p>
        </w:tc>
        <w:tc>
          <w:tcPr>
            <w:tcW w:w="1224" w:type="dxa"/>
            <w:tcBorders>
              <w:top w:val="nil"/>
              <w:left w:val="nil"/>
              <w:bottom w:val="single" w:sz="4" w:space="0" w:color="auto"/>
              <w:right w:val="single" w:sz="4" w:space="0" w:color="auto"/>
            </w:tcBorders>
            <w:shd w:val="clear" w:color="auto" w:fill="auto"/>
            <w:noWrap/>
            <w:hideMark/>
          </w:tcPr>
          <w:p w14:paraId="4269EA15" w14:textId="77777777" w:rsidR="00227CAB" w:rsidRPr="0085529E" w:rsidRDefault="00227CAB" w:rsidP="00D75CF7">
            <w:pPr>
              <w:pStyle w:val="Table"/>
              <w:spacing w:line="276" w:lineRule="auto"/>
              <w:rPr>
                <w:b/>
                <w:sz w:val="24"/>
                <w:szCs w:val="24"/>
              </w:rPr>
            </w:pPr>
            <w:r w:rsidRPr="0085529E">
              <w:rPr>
                <w:b/>
                <w:sz w:val="24"/>
                <w:szCs w:val="24"/>
              </w:rPr>
              <w:lastRenderedPageBreak/>
              <w:t>-0.107**</w:t>
            </w:r>
          </w:p>
          <w:p w14:paraId="7446092F" w14:textId="77777777" w:rsidR="00227CAB" w:rsidRPr="0085529E" w:rsidRDefault="00227CAB" w:rsidP="00D75CF7">
            <w:pPr>
              <w:pStyle w:val="Table"/>
              <w:spacing w:line="276" w:lineRule="auto"/>
              <w:rPr>
                <w:b/>
                <w:sz w:val="24"/>
                <w:szCs w:val="24"/>
              </w:rPr>
            </w:pPr>
            <w:r w:rsidRPr="0085529E">
              <w:rPr>
                <w:b/>
                <w:sz w:val="24"/>
                <w:szCs w:val="24"/>
              </w:rPr>
              <w:lastRenderedPageBreak/>
              <w:t>(0.040)</w:t>
            </w:r>
          </w:p>
        </w:tc>
        <w:tc>
          <w:tcPr>
            <w:tcW w:w="1224" w:type="dxa"/>
            <w:tcBorders>
              <w:top w:val="nil"/>
              <w:left w:val="nil"/>
              <w:bottom w:val="single" w:sz="4" w:space="0" w:color="auto"/>
              <w:right w:val="single" w:sz="4" w:space="0" w:color="auto"/>
            </w:tcBorders>
            <w:shd w:val="clear" w:color="auto" w:fill="auto"/>
            <w:noWrap/>
            <w:hideMark/>
          </w:tcPr>
          <w:p w14:paraId="3DDB53F3" w14:textId="77777777" w:rsidR="00227CAB" w:rsidRPr="0085529E" w:rsidRDefault="00227CAB" w:rsidP="00D75CF7">
            <w:pPr>
              <w:pStyle w:val="Table"/>
              <w:spacing w:line="276" w:lineRule="auto"/>
              <w:rPr>
                <w:b/>
                <w:sz w:val="24"/>
                <w:szCs w:val="24"/>
              </w:rPr>
            </w:pPr>
            <w:r w:rsidRPr="0085529E">
              <w:rPr>
                <w:b/>
                <w:sz w:val="24"/>
                <w:szCs w:val="24"/>
              </w:rPr>
              <w:lastRenderedPageBreak/>
              <w:t>0.275**</w:t>
            </w:r>
          </w:p>
          <w:p w14:paraId="22305F21" w14:textId="77777777" w:rsidR="00227CAB" w:rsidRPr="0085529E" w:rsidRDefault="00227CAB" w:rsidP="00D75CF7">
            <w:pPr>
              <w:pStyle w:val="Table"/>
              <w:spacing w:line="276" w:lineRule="auto"/>
              <w:rPr>
                <w:b/>
                <w:sz w:val="24"/>
                <w:szCs w:val="24"/>
              </w:rPr>
            </w:pPr>
            <w:r w:rsidRPr="0085529E">
              <w:rPr>
                <w:b/>
                <w:sz w:val="24"/>
                <w:szCs w:val="24"/>
              </w:rPr>
              <w:lastRenderedPageBreak/>
              <w:t>(0.116)</w:t>
            </w:r>
          </w:p>
        </w:tc>
        <w:tc>
          <w:tcPr>
            <w:tcW w:w="1260" w:type="dxa"/>
            <w:tcBorders>
              <w:top w:val="nil"/>
              <w:left w:val="nil"/>
              <w:bottom w:val="single" w:sz="4" w:space="0" w:color="auto"/>
              <w:right w:val="single" w:sz="4" w:space="0" w:color="auto"/>
            </w:tcBorders>
            <w:shd w:val="clear" w:color="auto" w:fill="auto"/>
            <w:noWrap/>
            <w:hideMark/>
          </w:tcPr>
          <w:p w14:paraId="34BE4443" w14:textId="77777777" w:rsidR="00227CAB" w:rsidRPr="0085529E" w:rsidRDefault="00227CAB" w:rsidP="00D75CF7">
            <w:pPr>
              <w:pStyle w:val="Table"/>
              <w:spacing w:line="276" w:lineRule="auto"/>
              <w:rPr>
                <w:b/>
                <w:sz w:val="24"/>
                <w:szCs w:val="24"/>
              </w:rPr>
            </w:pPr>
            <w:r w:rsidRPr="0085529E">
              <w:rPr>
                <w:b/>
                <w:sz w:val="24"/>
                <w:szCs w:val="24"/>
              </w:rPr>
              <w:lastRenderedPageBreak/>
              <w:t>0.140***</w:t>
            </w:r>
          </w:p>
          <w:p w14:paraId="024D9EED" w14:textId="77777777" w:rsidR="00227CAB" w:rsidRPr="0085529E" w:rsidRDefault="00227CAB" w:rsidP="00D75CF7">
            <w:pPr>
              <w:pStyle w:val="Table"/>
              <w:spacing w:line="276" w:lineRule="auto"/>
              <w:rPr>
                <w:b/>
                <w:sz w:val="24"/>
                <w:szCs w:val="24"/>
              </w:rPr>
            </w:pPr>
            <w:r w:rsidRPr="0085529E">
              <w:rPr>
                <w:b/>
                <w:sz w:val="24"/>
                <w:szCs w:val="24"/>
              </w:rPr>
              <w:lastRenderedPageBreak/>
              <w:t>(0.049)</w:t>
            </w:r>
          </w:p>
        </w:tc>
      </w:tr>
    </w:tbl>
    <w:p w14:paraId="232E3928" w14:textId="77777777" w:rsidR="00227CAB" w:rsidRPr="0085529E" w:rsidRDefault="00227CAB" w:rsidP="00D75CF7">
      <w:pPr>
        <w:tabs>
          <w:tab w:val="left" w:pos="720"/>
        </w:tabs>
        <w:autoSpaceDE w:val="0"/>
        <w:autoSpaceDN w:val="0"/>
        <w:adjustRightInd w:val="0"/>
        <w:spacing w:line="276" w:lineRule="auto"/>
      </w:pP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227CAB" w:rsidRPr="0085529E" w14:paraId="7EA63DC1"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3F536DC0" w14:textId="1B100779" w:rsidR="00227CAB" w:rsidRPr="0085529E" w:rsidRDefault="00227CAB" w:rsidP="00D75CF7">
            <w:pPr>
              <w:pStyle w:val="Table"/>
              <w:spacing w:line="276" w:lineRule="auto"/>
              <w:jc w:val="left"/>
              <w:rPr>
                <w:b/>
                <w:sz w:val="24"/>
                <w:szCs w:val="24"/>
              </w:rPr>
            </w:pPr>
            <w:r w:rsidRPr="0085529E">
              <w:rPr>
                <w:b/>
                <w:sz w:val="24"/>
                <w:szCs w:val="24"/>
              </w:rPr>
              <w:t>Table xx. The Results of RDD Analysis for Monthly Data (</w:t>
            </w:r>
            <w:ins w:id="29" w:author="Zhao, Kexin" w:date="2019-11-15T10:19:00Z">
              <w:r w:rsidR="007443D2">
                <w:rPr>
                  <w:b/>
                  <w:sz w:val="24"/>
                  <w:szCs w:val="24"/>
                </w:rPr>
                <w:t>2013, 2014, 2015</w:t>
              </w:r>
            </w:ins>
            <w:del w:id="30" w:author="Zhao, Kexin" w:date="2019-11-15T10:19:00Z">
              <w:r w:rsidRPr="0085529E" w:rsidDel="007443D2">
                <w:rPr>
                  <w:b/>
                  <w:sz w:val="24"/>
                  <w:szCs w:val="24"/>
                </w:rPr>
                <w:delText>2-year period</w:delText>
              </w:r>
            </w:del>
            <w:r w:rsidRPr="0085529E">
              <w:rPr>
                <w:b/>
                <w:sz w:val="24"/>
                <w:szCs w:val="24"/>
              </w:rPr>
              <w:t xml:space="preserve">) </w:t>
            </w:r>
          </w:p>
        </w:tc>
      </w:tr>
      <w:tr w:rsidR="00227CAB" w:rsidRPr="0085529E" w14:paraId="12D7BDC1"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4A9C219A" w14:textId="77777777" w:rsidR="00227CAB" w:rsidRPr="0085529E" w:rsidRDefault="00227CAB" w:rsidP="00D75CF7">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62C200F6" w14:textId="77777777" w:rsidR="00227CAB" w:rsidRPr="0085529E" w:rsidRDefault="00227CAB" w:rsidP="00D75CF7">
            <w:pPr>
              <w:pStyle w:val="Table"/>
              <w:spacing w:line="276" w:lineRule="auto"/>
              <w:rPr>
                <w:sz w:val="24"/>
                <w:szCs w:val="24"/>
              </w:rPr>
            </w:pPr>
            <w:r w:rsidRPr="0085529E">
              <w:rPr>
                <w:sz w:val="24"/>
                <w:szCs w:val="24"/>
              </w:rPr>
              <w:t>Topic_</w:t>
            </w:r>
          </w:p>
          <w:p w14:paraId="47ABCC69" w14:textId="77777777" w:rsidR="00227CAB" w:rsidRPr="0085529E" w:rsidRDefault="00227CAB" w:rsidP="00D75CF7">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24CDB954" w14:textId="77777777" w:rsidR="00227CAB" w:rsidRPr="0085529E" w:rsidRDefault="00227CAB" w:rsidP="00D75CF7">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034B958C" w14:textId="77777777" w:rsidR="00227CAB" w:rsidRPr="0085529E" w:rsidRDefault="00227CAB" w:rsidP="00D75CF7">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05B4E106" w14:textId="77777777" w:rsidR="00227CAB" w:rsidRPr="0085529E" w:rsidRDefault="00227CAB" w:rsidP="00D75CF7">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07294966" w14:textId="77777777" w:rsidR="00227CAB" w:rsidRPr="0085529E" w:rsidRDefault="00227CAB" w:rsidP="00D75CF7">
            <w:pPr>
              <w:pStyle w:val="Table"/>
              <w:spacing w:line="276" w:lineRule="auto"/>
              <w:rPr>
                <w:sz w:val="24"/>
                <w:szCs w:val="24"/>
              </w:rPr>
            </w:pPr>
            <w:r w:rsidRPr="0085529E">
              <w:rPr>
                <w:sz w:val="24"/>
                <w:szCs w:val="24"/>
              </w:rPr>
              <w:t>PD_</w:t>
            </w:r>
          </w:p>
          <w:p w14:paraId="55F18A96" w14:textId="77777777" w:rsidR="00227CAB" w:rsidRPr="0085529E" w:rsidRDefault="00227CAB" w:rsidP="00D75CF7">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2E5E8472" w14:textId="77777777" w:rsidR="00227CAB" w:rsidRPr="0085529E" w:rsidRDefault="00227CAB" w:rsidP="00D75CF7">
            <w:pPr>
              <w:pStyle w:val="Table"/>
              <w:spacing w:line="276" w:lineRule="auto"/>
              <w:rPr>
                <w:sz w:val="24"/>
                <w:szCs w:val="24"/>
              </w:rPr>
            </w:pPr>
            <w:r w:rsidRPr="0085529E">
              <w:rPr>
                <w:sz w:val="24"/>
                <w:szCs w:val="24"/>
              </w:rPr>
              <w:t>CV_</w:t>
            </w:r>
          </w:p>
          <w:p w14:paraId="7B0BE832" w14:textId="77777777" w:rsidR="00227CAB" w:rsidRPr="0085529E" w:rsidRDefault="00227CAB" w:rsidP="00D75CF7">
            <w:pPr>
              <w:pStyle w:val="Table"/>
              <w:spacing w:line="276" w:lineRule="auto"/>
              <w:rPr>
                <w:sz w:val="24"/>
                <w:szCs w:val="24"/>
              </w:rPr>
            </w:pPr>
            <w:r w:rsidRPr="0085529E">
              <w:rPr>
                <w:sz w:val="24"/>
                <w:szCs w:val="24"/>
              </w:rPr>
              <w:t>Sentiment</w:t>
            </w:r>
          </w:p>
        </w:tc>
      </w:tr>
      <w:tr w:rsidR="00227CAB" w:rsidRPr="0085529E" w14:paraId="37AE0796"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799744B1" w14:textId="77777777" w:rsidR="00227CAB" w:rsidRPr="0085529E" w:rsidRDefault="00227CAB" w:rsidP="00D75CF7">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3B332141" w14:textId="77777777" w:rsidR="00227CAB" w:rsidRPr="0085529E" w:rsidRDefault="00227CAB" w:rsidP="00D75CF7">
            <w:pPr>
              <w:pStyle w:val="Table"/>
              <w:spacing w:line="276" w:lineRule="auto"/>
              <w:rPr>
                <w:b/>
                <w:sz w:val="24"/>
                <w:szCs w:val="24"/>
              </w:rPr>
            </w:pPr>
            <w:r w:rsidRPr="0085529E">
              <w:rPr>
                <w:b/>
                <w:sz w:val="24"/>
                <w:szCs w:val="24"/>
              </w:rPr>
              <w:t>1.273***</w:t>
            </w:r>
          </w:p>
          <w:p w14:paraId="338F8445" w14:textId="77777777" w:rsidR="00227CAB" w:rsidRPr="0085529E" w:rsidRDefault="00227CAB" w:rsidP="00D75CF7">
            <w:pPr>
              <w:pStyle w:val="Table"/>
              <w:spacing w:line="276" w:lineRule="auto"/>
              <w:rPr>
                <w:b/>
                <w:sz w:val="24"/>
                <w:szCs w:val="24"/>
              </w:rPr>
            </w:pPr>
            <w:r w:rsidRPr="0085529E">
              <w:rPr>
                <w:b/>
                <w:sz w:val="24"/>
                <w:szCs w:val="24"/>
              </w:rPr>
              <w:t>(0.117)</w:t>
            </w:r>
          </w:p>
        </w:tc>
        <w:tc>
          <w:tcPr>
            <w:tcW w:w="1224" w:type="dxa"/>
            <w:tcBorders>
              <w:top w:val="nil"/>
              <w:left w:val="single" w:sz="4" w:space="0" w:color="auto"/>
              <w:bottom w:val="single" w:sz="4" w:space="0" w:color="auto"/>
              <w:right w:val="single" w:sz="4" w:space="0" w:color="auto"/>
            </w:tcBorders>
            <w:shd w:val="clear" w:color="auto" w:fill="auto"/>
            <w:noWrap/>
            <w:hideMark/>
          </w:tcPr>
          <w:p w14:paraId="23D213C0" w14:textId="77777777" w:rsidR="00227CAB" w:rsidRPr="0085529E" w:rsidRDefault="00227CAB" w:rsidP="00D75CF7">
            <w:pPr>
              <w:pStyle w:val="Table"/>
              <w:spacing w:line="276" w:lineRule="auto"/>
              <w:rPr>
                <w:bCs w:val="0"/>
                <w:sz w:val="24"/>
                <w:szCs w:val="24"/>
              </w:rPr>
            </w:pPr>
            <w:r w:rsidRPr="0085529E">
              <w:rPr>
                <w:bCs w:val="0"/>
                <w:sz w:val="24"/>
                <w:szCs w:val="24"/>
              </w:rPr>
              <w:t>1.670</w:t>
            </w:r>
          </w:p>
          <w:p w14:paraId="4D4C6791" w14:textId="77777777" w:rsidR="00227CAB" w:rsidRPr="0085529E" w:rsidRDefault="00227CAB" w:rsidP="00D75CF7">
            <w:pPr>
              <w:pStyle w:val="Table"/>
              <w:spacing w:line="276" w:lineRule="auto"/>
              <w:rPr>
                <w:b/>
                <w:sz w:val="24"/>
                <w:szCs w:val="24"/>
              </w:rPr>
            </w:pPr>
            <w:r w:rsidRPr="0085529E">
              <w:rPr>
                <w:bCs w:val="0"/>
                <w:sz w:val="24"/>
                <w:szCs w:val="24"/>
              </w:rPr>
              <w:t>(1.327)</w:t>
            </w:r>
          </w:p>
        </w:tc>
        <w:tc>
          <w:tcPr>
            <w:tcW w:w="1224" w:type="dxa"/>
            <w:tcBorders>
              <w:top w:val="nil"/>
              <w:left w:val="nil"/>
              <w:bottom w:val="single" w:sz="4" w:space="0" w:color="auto"/>
              <w:right w:val="single" w:sz="4" w:space="0" w:color="auto"/>
            </w:tcBorders>
            <w:shd w:val="clear" w:color="auto" w:fill="auto"/>
            <w:noWrap/>
            <w:hideMark/>
          </w:tcPr>
          <w:p w14:paraId="072E1612" w14:textId="77777777" w:rsidR="00227CAB" w:rsidRPr="0085529E" w:rsidRDefault="00227CAB" w:rsidP="00D75CF7">
            <w:pPr>
              <w:pStyle w:val="Table"/>
              <w:spacing w:line="276" w:lineRule="auto"/>
              <w:rPr>
                <w:b/>
                <w:color w:val="000000" w:themeColor="text1"/>
                <w:sz w:val="24"/>
                <w:szCs w:val="24"/>
              </w:rPr>
            </w:pPr>
            <w:r w:rsidRPr="0085529E">
              <w:rPr>
                <w:b/>
                <w:color w:val="000000" w:themeColor="text1"/>
                <w:sz w:val="24"/>
                <w:szCs w:val="24"/>
              </w:rPr>
              <w:t>0.031***</w:t>
            </w:r>
          </w:p>
          <w:p w14:paraId="0E1175B4" w14:textId="77777777" w:rsidR="00227CAB" w:rsidRPr="0085529E" w:rsidRDefault="00227CAB" w:rsidP="00D75CF7">
            <w:pPr>
              <w:pStyle w:val="Table"/>
              <w:spacing w:line="276" w:lineRule="auto"/>
              <w:rPr>
                <w:b/>
                <w:color w:val="000000" w:themeColor="text1"/>
                <w:sz w:val="24"/>
                <w:szCs w:val="24"/>
              </w:rPr>
            </w:pPr>
            <w:r w:rsidRPr="0085529E">
              <w:rPr>
                <w:b/>
                <w:color w:val="000000" w:themeColor="text1"/>
                <w:sz w:val="24"/>
                <w:szCs w:val="24"/>
              </w:rPr>
              <w:t>(0.007)</w:t>
            </w:r>
          </w:p>
        </w:tc>
        <w:tc>
          <w:tcPr>
            <w:tcW w:w="1224" w:type="dxa"/>
            <w:tcBorders>
              <w:top w:val="nil"/>
              <w:left w:val="nil"/>
              <w:bottom w:val="single" w:sz="4" w:space="0" w:color="auto"/>
              <w:right w:val="single" w:sz="4" w:space="0" w:color="auto"/>
            </w:tcBorders>
            <w:shd w:val="clear" w:color="auto" w:fill="auto"/>
            <w:noWrap/>
            <w:hideMark/>
          </w:tcPr>
          <w:p w14:paraId="4EDD209A" w14:textId="77777777" w:rsidR="00227CAB" w:rsidRPr="0085529E" w:rsidRDefault="00227CAB" w:rsidP="00D75CF7">
            <w:pPr>
              <w:pStyle w:val="Table"/>
              <w:spacing w:line="276" w:lineRule="auto"/>
              <w:rPr>
                <w:b/>
                <w:sz w:val="24"/>
                <w:szCs w:val="24"/>
              </w:rPr>
            </w:pPr>
            <w:r w:rsidRPr="0085529E">
              <w:rPr>
                <w:b/>
                <w:sz w:val="24"/>
                <w:szCs w:val="24"/>
              </w:rPr>
              <w:t>-0.058**</w:t>
            </w:r>
          </w:p>
          <w:p w14:paraId="1438A637" w14:textId="77777777" w:rsidR="00227CAB" w:rsidRPr="0085529E" w:rsidRDefault="00227CAB" w:rsidP="00D75CF7">
            <w:pPr>
              <w:pStyle w:val="Table"/>
              <w:spacing w:line="276" w:lineRule="auto"/>
              <w:rPr>
                <w:b/>
                <w:sz w:val="24"/>
                <w:szCs w:val="24"/>
              </w:rPr>
            </w:pPr>
            <w:r w:rsidRPr="0085529E">
              <w:rPr>
                <w:b/>
                <w:sz w:val="24"/>
                <w:szCs w:val="24"/>
              </w:rPr>
              <w:t>(0.019)</w:t>
            </w:r>
          </w:p>
        </w:tc>
        <w:tc>
          <w:tcPr>
            <w:tcW w:w="1224" w:type="dxa"/>
            <w:tcBorders>
              <w:top w:val="nil"/>
              <w:left w:val="nil"/>
              <w:bottom w:val="single" w:sz="4" w:space="0" w:color="auto"/>
              <w:right w:val="single" w:sz="4" w:space="0" w:color="auto"/>
            </w:tcBorders>
            <w:shd w:val="clear" w:color="auto" w:fill="auto"/>
            <w:noWrap/>
            <w:hideMark/>
          </w:tcPr>
          <w:p w14:paraId="5C4D3F88" w14:textId="77777777" w:rsidR="00227CAB" w:rsidRPr="0085529E" w:rsidRDefault="00227CAB" w:rsidP="00D75CF7">
            <w:pPr>
              <w:pStyle w:val="Table"/>
              <w:spacing w:line="276" w:lineRule="auto"/>
              <w:rPr>
                <w:b/>
                <w:sz w:val="24"/>
                <w:szCs w:val="24"/>
              </w:rPr>
            </w:pPr>
            <w:r w:rsidRPr="0085529E">
              <w:rPr>
                <w:b/>
                <w:sz w:val="24"/>
                <w:szCs w:val="24"/>
              </w:rPr>
              <w:t>0.315**</w:t>
            </w:r>
          </w:p>
          <w:p w14:paraId="1A8B1D0D" w14:textId="77777777" w:rsidR="00227CAB" w:rsidRPr="0085529E" w:rsidRDefault="00227CAB" w:rsidP="00D75CF7">
            <w:pPr>
              <w:pStyle w:val="Table"/>
              <w:spacing w:line="276" w:lineRule="auto"/>
              <w:rPr>
                <w:b/>
                <w:sz w:val="24"/>
                <w:szCs w:val="24"/>
              </w:rPr>
            </w:pPr>
            <w:r w:rsidRPr="0085529E">
              <w:rPr>
                <w:b/>
                <w:sz w:val="24"/>
                <w:szCs w:val="24"/>
              </w:rPr>
              <w:t>(0.044)</w:t>
            </w:r>
          </w:p>
        </w:tc>
        <w:tc>
          <w:tcPr>
            <w:tcW w:w="1260" w:type="dxa"/>
            <w:tcBorders>
              <w:top w:val="nil"/>
              <w:left w:val="nil"/>
              <w:bottom w:val="single" w:sz="4" w:space="0" w:color="auto"/>
              <w:right w:val="single" w:sz="4" w:space="0" w:color="auto"/>
            </w:tcBorders>
            <w:shd w:val="clear" w:color="auto" w:fill="auto"/>
            <w:noWrap/>
            <w:hideMark/>
          </w:tcPr>
          <w:p w14:paraId="65E62AA0" w14:textId="77777777" w:rsidR="00227CAB" w:rsidRPr="0085529E" w:rsidRDefault="00227CAB" w:rsidP="00D75CF7">
            <w:pPr>
              <w:pStyle w:val="Table"/>
              <w:spacing w:line="276" w:lineRule="auto"/>
              <w:rPr>
                <w:b/>
                <w:sz w:val="24"/>
                <w:szCs w:val="24"/>
              </w:rPr>
            </w:pPr>
            <w:r w:rsidRPr="0085529E">
              <w:rPr>
                <w:b/>
                <w:sz w:val="24"/>
                <w:szCs w:val="24"/>
              </w:rPr>
              <w:t>0.165***</w:t>
            </w:r>
          </w:p>
          <w:p w14:paraId="49FE3116" w14:textId="77777777" w:rsidR="00227CAB" w:rsidRPr="0085529E" w:rsidRDefault="00227CAB" w:rsidP="00D75CF7">
            <w:pPr>
              <w:pStyle w:val="Table"/>
              <w:spacing w:line="276" w:lineRule="auto"/>
              <w:rPr>
                <w:b/>
                <w:sz w:val="24"/>
                <w:szCs w:val="24"/>
              </w:rPr>
            </w:pPr>
            <w:r w:rsidRPr="0085529E">
              <w:rPr>
                <w:b/>
                <w:sz w:val="24"/>
                <w:szCs w:val="24"/>
              </w:rPr>
              <w:t>(0.030)</w:t>
            </w:r>
          </w:p>
        </w:tc>
      </w:tr>
    </w:tbl>
    <w:p w14:paraId="2A65E33B" w14:textId="77777777" w:rsidR="00CD712A" w:rsidRPr="0085529E" w:rsidRDefault="00CD712A" w:rsidP="00D75CF7">
      <w:pPr>
        <w:spacing w:line="276" w:lineRule="auto"/>
        <w:rPr>
          <w:i/>
          <w:iCs/>
        </w:rPr>
      </w:pPr>
    </w:p>
    <w:p w14:paraId="21CB0AD4" w14:textId="77777777" w:rsidR="00781D3C" w:rsidRPr="0085529E" w:rsidRDefault="00781D3C" w:rsidP="00D75CF7">
      <w:pPr>
        <w:spacing w:line="276" w:lineRule="auto"/>
        <w:rPr>
          <w:i/>
          <w:iCs/>
        </w:rPr>
      </w:pPr>
    </w:p>
    <w:p w14:paraId="0339B9E9" w14:textId="79A1BEDB" w:rsidR="00781D3C" w:rsidRPr="00406B18" w:rsidRDefault="00CD712A" w:rsidP="00D75CF7">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In relation to the above point, the authors have admitted that there are some other changes in the review system (p. 11) and argue that those changes may not affect their results. However, the reviewers are not convinced. </w:t>
      </w:r>
    </w:p>
    <w:p w14:paraId="19454DBB" w14:textId="4D23CEC5" w:rsidR="00406B18" w:rsidRDefault="00406B18" w:rsidP="00D75CF7">
      <w:pPr>
        <w:tabs>
          <w:tab w:val="left" w:pos="284"/>
          <w:tab w:val="left" w:pos="6975"/>
        </w:tabs>
        <w:autoSpaceDE w:val="0"/>
        <w:autoSpaceDN w:val="0"/>
        <w:adjustRightInd w:val="0"/>
        <w:spacing w:line="276" w:lineRule="auto"/>
        <w:jc w:val="both"/>
        <w:rPr>
          <w:iCs/>
        </w:rPr>
      </w:pPr>
    </w:p>
    <w:p w14:paraId="71C0351A" w14:textId="55949AFA" w:rsidR="00406B18" w:rsidRPr="00406B18" w:rsidRDefault="00406B18" w:rsidP="00D75CF7">
      <w:pPr>
        <w:tabs>
          <w:tab w:val="left" w:pos="284"/>
          <w:tab w:val="left" w:pos="6975"/>
        </w:tabs>
        <w:autoSpaceDE w:val="0"/>
        <w:autoSpaceDN w:val="0"/>
        <w:adjustRightInd w:val="0"/>
        <w:spacing w:line="276" w:lineRule="auto"/>
        <w:jc w:val="both"/>
        <w:rPr>
          <w:iCs/>
        </w:rPr>
      </w:pPr>
      <w:ins w:id="31" w:author="Zhao, Kexin" w:date="2019-11-15T10:21:00Z">
        <w:r>
          <w:rPr>
            <w:iCs/>
          </w:rPr>
          <w:t>Will provide more evidence…</w:t>
        </w:r>
      </w:ins>
    </w:p>
    <w:p w14:paraId="589DCF73" w14:textId="77777777" w:rsidR="00CD712A" w:rsidRPr="0085529E" w:rsidRDefault="00CD712A" w:rsidP="00D75CF7">
      <w:pPr>
        <w:pStyle w:val="ListParagraph"/>
        <w:spacing w:line="276" w:lineRule="auto"/>
        <w:rPr>
          <w:i/>
          <w:iCs/>
        </w:rPr>
      </w:pPr>
    </w:p>
    <w:p w14:paraId="392C4446" w14:textId="77777777" w:rsidR="00CD712A" w:rsidRPr="0085529E" w:rsidRDefault="00CD712A" w:rsidP="00B711DF">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R2 have raised several issues on the data analysis results. Some data patterns seem to imply that the change in reviews is not only </w:t>
      </w:r>
      <w:r w:rsidR="003A6786" w:rsidRPr="0085529E">
        <w:rPr>
          <w:i/>
          <w:iCs/>
        </w:rPr>
        <w:t xml:space="preserve">simply </w:t>
      </w:r>
      <w:r w:rsidRPr="0085529E">
        <w:rPr>
          <w:i/>
          <w:iCs/>
        </w:rPr>
        <w:t xml:space="preserve">caused by the introduction of the simultaneous review system. The authors must address these issues in their revision. </w:t>
      </w:r>
    </w:p>
    <w:p w14:paraId="4E26E782" w14:textId="6B9AB6A9" w:rsidR="00CD712A" w:rsidRDefault="00CD712A" w:rsidP="00B711DF">
      <w:pPr>
        <w:spacing w:line="276" w:lineRule="auto"/>
        <w:rPr>
          <w:iCs/>
        </w:rPr>
      </w:pPr>
    </w:p>
    <w:p w14:paraId="295E66BC" w14:textId="77777777" w:rsidR="00B711DF" w:rsidRPr="00B711DF" w:rsidRDefault="00B711DF" w:rsidP="00B711DF">
      <w:pPr>
        <w:spacing w:line="276" w:lineRule="auto"/>
        <w:rPr>
          <w:iCs/>
        </w:rPr>
      </w:pPr>
    </w:p>
    <w:p w14:paraId="458C4C47" w14:textId="77777777" w:rsidR="00781D3C" w:rsidRPr="0085529E" w:rsidRDefault="00781D3C" w:rsidP="00D75CF7">
      <w:pPr>
        <w:pStyle w:val="ListParagraph"/>
        <w:spacing w:line="276" w:lineRule="auto"/>
        <w:rPr>
          <w:i/>
          <w:iCs/>
        </w:rPr>
      </w:pPr>
    </w:p>
    <w:p w14:paraId="325728C5" w14:textId="77777777" w:rsidR="00781D3C" w:rsidRPr="0085529E" w:rsidRDefault="00CD712A" w:rsidP="00B711DF">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Both reviewers are concerned about your choice of IV. I also share the same concern. Please justify why the IV is legitimate.  </w:t>
      </w:r>
    </w:p>
    <w:p w14:paraId="30A494B9" w14:textId="2597FF28" w:rsidR="00CD712A" w:rsidRDefault="00CD712A" w:rsidP="00D75CF7">
      <w:pPr>
        <w:pStyle w:val="ListParagraph"/>
        <w:spacing w:line="276" w:lineRule="auto"/>
        <w:rPr>
          <w:i/>
          <w:iCs/>
        </w:rPr>
      </w:pPr>
    </w:p>
    <w:p w14:paraId="53247899" w14:textId="77777777" w:rsidR="00B711DF" w:rsidRPr="0085529E" w:rsidRDefault="00B711DF" w:rsidP="00D75CF7">
      <w:pPr>
        <w:pStyle w:val="ListParagraph"/>
        <w:spacing w:line="276" w:lineRule="auto"/>
        <w:rPr>
          <w:i/>
          <w:iCs/>
        </w:rPr>
      </w:pPr>
    </w:p>
    <w:p w14:paraId="34EA5AA5" w14:textId="77777777" w:rsidR="00781D3C" w:rsidRPr="0085529E" w:rsidRDefault="00781D3C" w:rsidP="00D75CF7">
      <w:pPr>
        <w:pStyle w:val="ListParagraph"/>
        <w:spacing w:line="276" w:lineRule="auto"/>
        <w:rPr>
          <w:i/>
          <w:iCs/>
        </w:rPr>
      </w:pPr>
    </w:p>
    <w:p w14:paraId="1DA432D3" w14:textId="77777777" w:rsidR="00CD712A" w:rsidRPr="0085529E" w:rsidRDefault="00C30941" w:rsidP="00B711DF">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The authors group textual features of reviews into four categories: topics, depth, objectivity/subjectivity, and sentiment/polarity/emotions. </w:t>
      </w:r>
      <w:r w:rsidR="00CD712A" w:rsidRPr="0085529E">
        <w:rPr>
          <w:i/>
          <w:iCs/>
        </w:rPr>
        <w:t xml:space="preserve">There </w:t>
      </w:r>
      <w:proofErr w:type="gramStart"/>
      <w:r w:rsidR="00CD712A" w:rsidRPr="0085529E">
        <w:rPr>
          <w:i/>
          <w:iCs/>
        </w:rPr>
        <w:t>are</w:t>
      </w:r>
      <w:proofErr w:type="gramEnd"/>
      <w:r w:rsidR="00CD712A" w:rsidRPr="0085529E">
        <w:rPr>
          <w:i/>
          <w:iCs/>
        </w:rPr>
        <w:t xml:space="preserve"> </w:t>
      </w:r>
      <w:commentRangeStart w:id="32"/>
      <w:r w:rsidR="00CD712A" w:rsidRPr="0085529E">
        <w:rPr>
          <w:i/>
          <w:iCs/>
        </w:rPr>
        <w:t>som</w:t>
      </w:r>
      <w:r w:rsidRPr="0085529E">
        <w:rPr>
          <w:i/>
          <w:iCs/>
        </w:rPr>
        <w:t xml:space="preserve">e potential overlap </w:t>
      </w:r>
      <w:commentRangeEnd w:id="32"/>
      <w:r w:rsidR="00B711DF">
        <w:rPr>
          <w:rStyle w:val="CommentReference"/>
        </w:rPr>
        <w:commentReference w:id="32"/>
      </w:r>
      <w:r w:rsidRPr="0085529E">
        <w:rPr>
          <w:i/>
          <w:iCs/>
        </w:rPr>
        <w:t>between objectivity/subjectivity and sentiment and overlap between depth and objectivity. The authors should make a strong case for th</w:t>
      </w:r>
      <w:r w:rsidR="003A6786" w:rsidRPr="0085529E">
        <w:rPr>
          <w:i/>
          <w:iCs/>
        </w:rPr>
        <w:t>is</w:t>
      </w:r>
      <w:r w:rsidRPr="0085529E">
        <w:rPr>
          <w:i/>
          <w:iCs/>
        </w:rPr>
        <w:t xml:space="preserve"> categorization and how the four textual features match informational content and personal opinion. </w:t>
      </w:r>
    </w:p>
    <w:p w14:paraId="62539534" w14:textId="393361F8" w:rsidR="00C30941" w:rsidRDefault="00C30941" w:rsidP="00D75CF7">
      <w:pPr>
        <w:pStyle w:val="ListParagraph"/>
        <w:spacing w:line="276" w:lineRule="auto"/>
        <w:rPr>
          <w:i/>
          <w:iCs/>
        </w:rPr>
      </w:pPr>
    </w:p>
    <w:p w14:paraId="03423F83" w14:textId="77777777" w:rsidR="00B711DF" w:rsidRPr="0085529E" w:rsidRDefault="00B711DF" w:rsidP="00D75CF7">
      <w:pPr>
        <w:pStyle w:val="ListParagraph"/>
        <w:spacing w:line="276" w:lineRule="auto"/>
        <w:rPr>
          <w:i/>
          <w:iCs/>
        </w:rPr>
      </w:pPr>
    </w:p>
    <w:p w14:paraId="3B8FE6A0" w14:textId="77777777" w:rsidR="00781D3C" w:rsidRPr="0085529E" w:rsidRDefault="00781D3C" w:rsidP="00D75CF7">
      <w:pPr>
        <w:pStyle w:val="ListParagraph"/>
        <w:spacing w:line="276" w:lineRule="auto"/>
        <w:rPr>
          <w:i/>
          <w:iCs/>
        </w:rPr>
      </w:pPr>
    </w:p>
    <w:p w14:paraId="1A8F4FD6" w14:textId="77777777" w:rsidR="00C30941" w:rsidRPr="0085529E" w:rsidRDefault="00C30941" w:rsidP="00CD538C">
      <w:pPr>
        <w:numPr>
          <w:ilvl w:val="0"/>
          <w:numId w:val="6"/>
        </w:numPr>
        <w:pBdr>
          <w:top w:val="single" w:sz="4" w:space="1" w:color="auto"/>
          <w:left w:val="single" w:sz="4" w:space="4" w:color="auto"/>
          <w:bottom w:val="single" w:sz="4" w:space="1" w:color="auto"/>
          <w:right w:val="single" w:sz="4" w:space="4" w:color="auto"/>
        </w:pBdr>
        <w:tabs>
          <w:tab w:val="left" w:pos="284"/>
          <w:tab w:val="left" w:pos="6975"/>
        </w:tabs>
        <w:autoSpaceDE w:val="0"/>
        <w:autoSpaceDN w:val="0"/>
        <w:adjustRightInd w:val="0"/>
        <w:spacing w:line="276" w:lineRule="auto"/>
        <w:ind w:left="284" w:hanging="295"/>
        <w:jc w:val="both"/>
        <w:rPr>
          <w:i/>
          <w:iCs/>
        </w:rPr>
      </w:pPr>
      <w:r w:rsidRPr="0085529E">
        <w:rPr>
          <w:i/>
          <w:iCs/>
        </w:rPr>
        <w:t xml:space="preserve">The hypotheses only present </w:t>
      </w:r>
      <w:r w:rsidR="00E324BC" w:rsidRPr="0085529E">
        <w:rPr>
          <w:i/>
          <w:iCs/>
        </w:rPr>
        <w:t>main effects, but data analysi</w:t>
      </w:r>
      <w:r w:rsidRPr="0085529E">
        <w:rPr>
          <w:i/>
          <w:iCs/>
        </w:rPr>
        <w:t>s include</w:t>
      </w:r>
      <w:r w:rsidR="00E324BC" w:rsidRPr="0085529E">
        <w:rPr>
          <w:i/>
          <w:iCs/>
        </w:rPr>
        <w:t>s</w:t>
      </w:r>
      <w:r w:rsidRPr="0085529E">
        <w:rPr>
          <w:i/>
          <w:iCs/>
        </w:rPr>
        <w:t xml:space="preserve"> interaction effects and temporal effects. </w:t>
      </w:r>
      <w:r w:rsidR="00E324BC" w:rsidRPr="0085529E">
        <w:rPr>
          <w:i/>
          <w:iCs/>
        </w:rPr>
        <w:t xml:space="preserve">This makes your findings look random and not theoretically-driven. </w:t>
      </w:r>
      <w:r w:rsidRPr="0085529E">
        <w:rPr>
          <w:i/>
          <w:iCs/>
        </w:rPr>
        <w:t>Please see R1’s comments. Can you add corresponding hypotheses and test the hypotheses in t</w:t>
      </w:r>
      <w:r w:rsidR="00E324BC" w:rsidRPr="0085529E">
        <w:rPr>
          <w:i/>
          <w:iCs/>
        </w:rPr>
        <w:t>he data analysis?</w:t>
      </w:r>
    </w:p>
    <w:p w14:paraId="13F44C5C" w14:textId="5CEFB09C" w:rsidR="007D6F24" w:rsidRDefault="007D6F24" w:rsidP="00D75CF7">
      <w:pPr>
        <w:tabs>
          <w:tab w:val="left" w:pos="284"/>
          <w:tab w:val="left" w:pos="6975"/>
        </w:tabs>
        <w:autoSpaceDE w:val="0"/>
        <w:autoSpaceDN w:val="0"/>
        <w:adjustRightInd w:val="0"/>
        <w:spacing w:line="276" w:lineRule="auto"/>
        <w:jc w:val="both"/>
        <w:rPr>
          <w:i/>
          <w:iCs/>
        </w:rPr>
      </w:pPr>
    </w:p>
    <w:p w14:paraId="7257366C" w14:textId="38E20C39" w:rsidR="00CD538C" w:rsidRDefault="00CD538C" w:rsidP="00D75CF7">
      <w:pPr>
        <w:tabs>
          <w:tab w:val="left" w:pos="284"/>
          <w:tab w:val="left" w:pos="6975"/>
        </w:tabs>
        <w:autoSpaceDE w:val="0"/>
        <w:autoSpaceDN w:val="0"/>
        <w:adjustRightInd w:val="0"/>
        <w:spacing w:line="276" w:lineRule="auto"/>
        <w:jc w:val="both"/>
        <w:rPr>
          <w:iCs/>
        </w:rPr>
      </w:pPr>
    </w:p>
    <w:p w14:paraId="52FBC15F" w14:textId="77777777" w:rsidR="000A2352" w:rsidRPr="000A2352" w:rsidRDefault="000A2352" w:rsidP="00D75CF7">
      <w:pPr>
        <w:tabs>
          <w:tab w:val="left" w:pos="284"/>
          <w:tab w:val="left" w:pos="6975"/>
        </w:tabs>
        <w:autoSpaceDE w:val="0"/>
        <w:autoSpaceDN w:val="0"/>
        <w:adjustRightInd w:val="0"/>
        <w:spacing w:line="276" w:lineRule="auto"/>
        <w:jc w:val="both"/>
        <w:rPr>
          <w:iCs/>
        </w:rPr>
      </w:pPr>
    </w:p>
    <w:p w14:paraId="1E22130E" w14:textId="77777777" w:rsidR="007F0D2E" w:rsidRPr="0085529E" w:rsidRDefault="00BA042E" w:rsidP="000A235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In sum, </w:t>
      </w:r>
      <w:r w:rsidR="00E324BC" w:rsidRPr="0085529E">
        <w:rPr>
          <w:i/>
          <w:iCs/>
        </w:rPr>
        <w:t>the reviewers have provided extremely useful feedback.</w:t>
      </w:r>
      <w:r w:rsidR="008861F1" w:rsidRPr="0085529E">
        <w:rPr>
          <w:i/>
          <w:iCs/>
        </w:rPr>
        <w:t xml:space="preserve"> </w:t>
      </w:r>
      <w:r w:rsidR="00E324BC" w:rsidRPr="0085529E">
        <w:rPr>
          <w:i/>
          <w:iCs/>
        </w:rPr>
        <w:t xml:space="preserve">The issues they have pointed out are sharp and pertinent. However, as the dataset is rich and </w:t>
      </w:r>
      <w:r w:rsidR="004E0E37" w:rsidRPr="0085529E">
        <w:rPr>
          <w:i/>
          <w:iCs/>
        </w:rPr>
        <w:t>the topic</w:t>
      </w:r>
      <w:r w:rsidR="00E324BC" w:rsidRPr="0085529E">
        <w:rPr>
          <w:i/>
          <w:iCs/>
        </w:rPr>
        <w:t xml:space="preserve"> is interesting and relevant, I </w:t>
      </w:r>
      <w:r w:rsidR="004E0E37" w:rsidRPr="0085529E">
        <w:rPr>
          <w:i/>
          <w:iCs/>
        </w:rPr>
        <w:t xml:space="preserve">see considerable potential in the paper. I </w:t>
      </w:r>
      <w:r w:rsidR="00E324BC" w:rsidRPr="0085529E">
        <w:rPr>
          <w:i/>
          <w:iCs/>
        </w:rPr>
        <w:t xml:space="preserve">am hopeful </w:t>
      </w:r>
      <w:r w:rsidR="004E0E37" w:rsidRPr="0085529E">
        <w:rPr>
          <w:i/>
          <w:iCs/>
        </w:rPr>
        <w:t xml:space="preserve">that </w:t>
      </w:r>
      <w:r w:rsidR="00E324BC" w:rsidRPr="0085529E">
        <w:rPr>
          <w:i/>
          <w:iCs/>
        </w:rPr>
        <w:t xml:space="preserve">the authors can </w:t>
      </w:r>
      <w:r w:rsidR="003A6786" w:rsidRPr="0085529E">
        <w:rPr>
          <w:i/>
          <w:iCs/>
        </w:rPr>
        <w:t>take advantage of reviews to improve the paper</w:t>
      </w:r>
      <w:r w:rsidR="008861F1" w:rsidRPr="0085529E">
        <w:rPr>
          <w:i/>
          <w:iCs/>
        </w:rPr>
        <w:t xml:space="preserve">. </w:t>
      </w:r>
      <w:r w:rsidR="00D50B67" w:rsidRPr="0085529E">
        <w:rPr>
          <w:i/>
          <w:iCs/>
        </w:rPr>
        <w:t>Good luck!</w:t>
      </w:r>
    </w:p>
    <w:p w14:paraId="1C41CB51" w14:textId="77777777" w:rsidR="00AE1337" w:rsidRPr="0085529E" w:rsidRDefault="00AE1337" w:rsidP="00D75CF7">
      <w:pPr>
        <w:tabs>
          <w:tab w:val="left" w:pos="0"/>
        </w:tabs>
        <w:autoSpaceDE w:val="0"/>
        <w:autoSpaceDN w:val="0"/>
        <w:adjustRightInd w:val="0"/>
        <w:spacing w:line="276" w:lineRule="auto"/>
        <w:jc w:val="both"/>
        <w:rPr>
          <w:i/>
          <w:iCs/>
        </w:rPr>
      </w:pPr>
    </w:p>
    <w:p w14:paraId="7EDFE8BA" w14:textId="33133694" w:rsidR="00957ADE" w:rsidRPr="00FF52C3" w:rsidRDefault="00957ADE" w:rsidP="00957ADE">
      <w:pPr>
        <w:rPr>
          <w:ins w:id="33" w:author="Zhao, Kexin" w:date="2019-11-15T10:25:00Z"/>
        </w:rPr>
      </w:pPr>
      <w:ins w:id="34" w:author="Zhao, Kexin" w:date="2019-11-15T10:25:00Z">
        <w:r w:rsidRPr="00FF52C3">
          <w:t xml:space="preserve">We would like to thank you again for your </w:t>
        </w:r>
        <w:r>
          <w:t>encouraging words</w:t>
        </w:r>
        <w:r w:rsidRPr="00FF52C3">
          <w:t xml:space="preserve"> and the time and effort you devoted to the manuscript. Your insightful comments have helped us to produce a significantly better manuscript compared to the original submission. We look forward to your feedback on the revised submission.</w:t>
        </w:r>
      </w:ins>
    </w:p>
    <w:p w14:paraId="3C2678D8" w14:textId="10C55F26" w:rsidR="00781D3C" w:rsidRPr="009F1D6B" w:rsidDel="00957ADE" w:rsidRDefault="00781D3C" w:rsidP="00D75CF7">
      <w:pPr>
        <w:tabs>
          <w:tab w:val="left" w:pos="720"/>
        </w:tabs>
        <w:autoSpaceDE w:val="0"/>
        <w:autoSpaceDN w:val="0"/>
        <w:adjustRightInd w:val="0"/>
        <w:spacing w:line="276" w:lineRule="auto"/>
        <w:ind w:left="720" w:hanging="720"/>
        <w:jc w:val="both"/>
        <w:rPr>
          <w:del w:id="35" w:author="Zhao, Kexin" w:date="2019-11-15T10:25:00Z"/>
          <w:iCs/>
        </w:rPr>
      </w:pPr>
    </w:p>
    <w:p w14:paraId="2AF6BFE6" w14:textId="1347E1B9" w:rsidR="00EA41A5" w:rsidRPr="0085529E" w:rsidDel="00B40737" w:rsidRDefault="008A792E">
      <w:pPr>
        <w:pStyle w:val="Heading1"/>
        <w:spacing w:line="276" w:lineRule="auto"/>
        <w:rPr>
          <w:del w:id="36" w:author="Zhao, Kexin" w:date="2019-11-15T10:58:00Z"/>
          <w:rFonts w:ascii="Times New Roman" w:hAnsi="Times New Roman"/>
          <w:i/>
          <w:iCs/>
          <w:sz w:val="24"/>
          <w:szCs w:val="24"/>
        </w:rPr>
      </w:pPr>
      <w:r w:rsidRPr="0085529E">
        <w:rPr>
          <w:rFonts w:ascii="Times New Roman" w:hAnsi="Times New Roman"/>
          <w:i/>
          <w:iCs/>
          <w:sz w:val="24"/>
          <w:szCs w:val="24"/>
        </w:rPr>
        <w:br w:type="page"/>
      </w:r>
      <w:del w:id="37" w:author="Zhao, Kexin" w:date="2019-11-15T10:58:00Z">
        <w:r w:rsidR="00EA41A5" w:rsidRPr="0085529E" w:rsidDel="00B40737">
          <w:rPr>
            <w:rFonts w:ascii="Times New Roman" w:hAnsi="Times New Roman"/>
            <w:i/>
            <w:iCs/>
            <w:sz w:val="24"/>
            <w:szCs w:val="24"/>
          </w:rPr>
          <w:lastRenderedPageBreak/>
          <w:delText>Reviewer</w:delText>
        </w:r>
        <w:r w:rsidR="000855F5" w:rsidRPr="0085529E" w:rsidDel="00B40737">
          <w:rPr>
            <w:rFonts w:ascii="Times New Roman" w:hAnsi="Times New Roman"/>
            <w:i/>
            <w:iCs/>
            <w:sz w:val="24"/>
            <w:szCs w:val="24"/>
          </w:rPr>
          <w:delText xml:space="preserve"> </w:delText>
        </w:r>
        <w:r w:rsidR="00EA41A5" w:rsidRPr="0085529E" w:rsidDel="00B40737">
          <w:rPr>
            <w:rFonts w:ascii="Times New Roman" w:hAnsi="Times New Roman"/>
            <w:i/>
            <w:iCs/>
            <w:sz w:val="24"/>
            <w:szCs w:val="24"/>
          </w:rPr>
          <w:delText>1</w:delText>
        </w:r>
        <w:r w:rsidR="000855F5" w:rsidRPr="0085529E" w:rsidDel="00B40737">
          <w:rPr>
            <w:rFonts w:ascii="Times New Roman" w:hAnsi="Times New Roman"/>
            <w:i/>
            <w:iCs/>
            <w:sz w:val="24"/>
            <w:szCs w:val="24"/>
          </w:rPr>
          <w:delText>’s Comments:</w:delText>
        </w:r>
      </w:del>
    </w:p>
    <w:p w14:paraId="572CB4B1" w14:textId="47AB2051" w:rsidR="00EA41A5" w:rsidRPr="0085529E" w:rsidDel="00B40737" w:rsidRDefault="00EA41A5">
      <w:pPr>
        <w:pStyle w:val="Heading1"/>
        <w:spacing w:line="276" w:lineRule="auto"/>
        <w:rPr>
          <w:del w:id="38" w:author="Zhao, Kexin" w:date="2019-11-15T10:58:00Z"/>
          <w:i/>
          <w:iCs/>
        </w:rPr>
        <w:pPrChange w:id="39" w:author="Zhao, Kexin" w:date="2019-11-15T10:58:00Z">
          <w:pPr>
            <w:tabs>
              <w:tab w:val="left" w:pos="720"/>
            </w:tabs>
            <w:autoSpaceDE w:val="0"/>
            <w:autoSpaceDN w:val="0"/>
            <w:adjustRightInd w:val="0"/>
            <w:spacing w:line="276" w:lineRule="auto"/>
            <w:ind w:left="720" w:hanging="720"/>
          </w:pPr>
        </w:pPrChange>
      </w:pPr>
    </w:p>
    <w:p w14:paraId="691CD7D8" w14:textId="0B03A06A" w:rsidR="00EA41A5" w:rsidRPr="0085529E" w:rsidRDefault="00EA41A5">
      <w:pPr>
        <w:pStyle w:val="Heading1"/>
        <w:spacing w:line="276" w:lineRule="auto"/>
        <w:rPr>
          <w:i/>
          <w:iCs/>
        </w:rPr>
        <w:pPrChange w:id="40" w:author="Zhao, Kexin" w:date="2019-11-15T10:58:00Z">
          <w:pPr>
            <w:tabs>
              <w:tab w:val="left" w:pos="720"/>
            </w:tabs>
            <w:autoSpaceDE w:val="0"/>
            <w:autoSpaceDN w:val="0"/>
            <w:adjustRightInd w:val="0"/>
            <w:spacing w:line="276" w:lineRule="auto"/>
            <w:ind w:left="720" w:hanging="720"/>
          </w:pPr>
        </w:pPrChange>
      </w:pPr>
      <w:del w:id="41" w:author="Zhao, Kexin" w:date="2019-11-15T10:58:00Z">
        <w:r w:rsidRPr="0085529E" w:rsidDel="00B40737">
          <w:rPr>
            <w:i/>
            <w:iCs/>
          </w:rPr>
          <w:delText>Recommendation: Major Revision</w:delText>
        </w:r>
      </w:del>
    </w:p>
    <w:p w14:paraId="129168BE" w14:textId="1C45B5C6" w:rsidR="00EA41A5" w:rsidRPr="00B40737" w:rsidRDefault="00B40737">
      <w:pPr>
        <w:tabs>
          <w:tab w:val="left" w:pos="720"/>
        </w:tabs>
        <w:autoSpaceDE w:val="0"/>
        <w:autoSpaceDN w:val="0"/>
        <w:adjustRightInd w:val="0"/>
        <w:spacing w:line="276" w:lineRule="auto"/>
        <w:ind w:left="720" w:hanging="720"/>
        <w:jc w:val="center"/>
        <w:rPr>
          <w:b/>
          <w:iCs/>
          <w:rPrChange w:id="42" w:author="Zhao, Kexin" w:date="2019-11-15T10:58:00Z">
            <w:rPr>
              <w:i/>
              <w:iCs/>
            </w:rPr>
          </w:rPrChange>
        </w:rPr>
        <w:pPrChange w:id="43" w:author="Zhao, Kexin" w:date="2019-11-15T10:58:00Z">
          <w:pPr>
            <w:tabs>
              <w:tab w:val="left" w:pos="720"/>
            </w:tabs>
            <w:autoSpaceDE w:val="0"/>
            <w:autoSpaceDN w:val="0"/>
            <w:adjustRightInd w:val="0"/>
            <w:spacing w:line="276" w:lineRule="auto"/>
            <w:ind w:left="720" w:hanging="720"/>
          </w:pPr>
        </w:pPrChange>
      </w:pPr>
      <w:ins w:id="44" w:author="Zhao, Kexin" w:date="2019-11-15T10:58:00Z">
        <w:r>
          <w:rPr>
            <w:b/>
            <w:iCs/>
          </w:rPr>
          <w:t>Responses to Review 1</w:t>
        </w:r>
      </w:ins>
    </w:p>
    <w:p w14:paraId="6F6BEA62" w14:textId="78E63DF1" w:rsidR="00EA41A5" w:rsidRPr="0085529E" w:rsidRDefault="00EA41A5" w:rsidP="00D75CF7">
      <w:pPr>
        <w:tabs>
          <w:tab w:val="left" w:pos="720"/>
        </w:tabs>
        <w:autoSpaceDE w:val="0"/>
        <w:autoSpaceDN w:val="0"/>
        <w:adjustRightInd w:val="0"/>
        <w:spacing w:line="276" w:lineRule="auto"/>
        <w:ind w:left="720" w:hanging="720"/>
        <w:rPr>
          <w:i/>
          <w:iCs/>
        </w:rPr>
      </w:pPr>
    </w:p>
    <w:p w14:paraId="1A0B95A2" w14:textId="1EE1919D" w:rsidR="00EA41A5" w:rsidRPr="0085529E" w:rsidRDefault="00EA41A5" w:rsidP="003C64C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This paper studies the impacts of Airbnb’s review policy change</w:t>
      </w:r>
      <w:r w:rsidR="003C64C4">
        <w:rPr>
          <w:i/>
          <w:iCs/>
        </w:rPr>
        <w:t xml:space="preserve"> (asynchronous vs. simultaneous </w:t>
      </w:r>
      <w:r w:rsidRPr="0085529E">
        <w:rPr>
          <w:i/>
          <w:iCs/>
        </w:rPr>
        <w:t>review system) on listing reviews. Overall, the paper investigates a relevant and interesting question, and is generally well written. However, there are some important issues in the paper:</w:t>
      </w:r>
    </w:p>
    <w:p w14:paraId="464B4246" w14:textId="30F297B3" w:rsidR="00EA41A5" w:rsidRDefault="00EA41A5" w:rsidP="00D75CF7">
      <w:pPr>
        <w:tabs>
          <w:tab w:val="left" w:pos="720"/>
        </w:tabs>
        <w:autoSpaceDE w:val="0"/>
        <w:autoSpaceDN w:val="0"/>
        <w:adjustRightInd w:val="0"/>
        <w:spacing w:line="276" w:lineRule="auto"/>
        <w:ind w:left="720" w:hanging="720"/>
        <w:rPr>
          <w:i/>
          <w:iCs/>
        </w:rPr>
      </w:pPr>
    </w:p>
    <w:p w14:paraId="2E4B3327" w14:textId="412E9C62" w:rsidR="00C13E9A" w:rsidRPr="00FF52C3" w:rsidRDefault="00C13E9A" w:rsidP="00C13E9A">
      <w:pPr>
        <w:autoSpaceDE w:val="0"/>
        <w:autoSpaceDN w:val="0"/>
        <w:adjustRightInd w:val="0"/>
        <w:rPr>
          <w:ins w:id="45" w:author="Zhao, Kexin" w:date="2019-11-15T11:00:00Z"/>
          <w:color w:val="000000"/>
        </w:rPr>
      </w:pPr>
      <w:ins w:id="46" w:author="Zhao, Kexin" w:date="2019-11-15T11:00:00Z">
        <w:r w:rsidRPr="00FF52C3">
          <w:rPr>
            <w:color w:val="000000"/>
          </w:rPr>
          <w:t>We greatly appreciate your time and effort devoted to reading our manuscript. Thank you very much encouraging our efforts</w:t>
        </w:r>
        <w:r>
          <w:rPr>
            <w:color w:val="000000"/>
          </w:rPr>
          <w:t xml:space="preserve"> and offering us the opportunity to </w:t>
        </w:r>
      </w:ins>
      <w:ins w:id="47" w:author="Zhao, Kexin" w:date="2019-11-15T11:01:00Z">
        <w:r w:rsidR="00DC330E">
          <w:rPr>
            <w:color w:val="000000"/>
          </w:rPr>
          <w:t>further revise</w:t>
        </w:r>
        <w:r>
          <w:rPr>
            <w:color w:val="000000"/>
          </w:rPr>
          <w:t xml:space="preserve"> our paper</w:t>
        </w:r>
      </w:ins>
      <w:ins w:id="48" w:author="Zhao, Kexin" w:date="2019-11-15T11:00:00Z">
        <w:r w:rsidRPr="00FF52C3">
          <w:rPr>
            <w:color w:val="000000"/>
          </w:rPr>
          <w:t>. Your insightful comments and constructive suggestions have helped us to improve the quality of our paper significantly. Based on your detailed referee report, we have substantially revised the entire paper in order to address your concerns. Please see our detailed responses below. We sincerely hope that this revision would be satisfactory. For ease of reference, the text of your original comments is repeated here in italics in the textbox, followed by our response.</w:t>
        </w:r>
      </w:ins>
    </w:p>
    <w:p w14:paraId="65B27582" w14:textId="77777777" w:rsidR="003C64C4" w:rsidRPr="003C64C4" w:rsidRDefault="003C64C4" w:rsidP="00D75CF7">
      <w:pPr>
        <w:tabs>
          <w:tab w:val="left" w:pos="720"/>
        </w:tabs>
        <w:autoSpaceDE w:val="0"/>
        <w:autoSpaceDN w:val="0"/>
        <w:adjustRightInd w:val="0"/>
        <w:spacing w:line="276" w:lineRule="auto"/>
        <w:ind w:left="720" w:hanging="720"/>
        <w:rPr>
          <w:iCs/>
        </w:rPr>
      </w:pPr>
    </w:p>
    <w:p w14:paraId="503A5756" w14:textId="77777777" w:rsidR="00EA41A5" w:rsidRPr="0085529E" w:rsidRDefault="00EA41A5" w:rsidP="00FA475B">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1. My first concern is about the paper’s weak connection between motivation and analysis. The central argument of the paper is that simultaneous review system can lower reciprocity and mitigate rating bias. But how can the proposed empirical model and analysis derive such a conclusion? For instance, does the significance of certain variables show such findings? This thus needs much more discussion.</w:t>
      </w:r>
    </w:p>
    <w:p w14:paraId="39D31A5F" w14:textId="2A3F9EA7" w:rsidR="00EA41A5" w:rsidRDefault="00EA41A5" w:rsidP="00D75CF7">
      <w:pPr>
        <w:tabs>
          <w:tab w:val="left" w:pos="720"/>
        </w:tabs>
        <w:autoSpaceDE w:val="0"/>
        <w:autoSpaceDN w:val="0"/>
        <w:adjustRightInd w:val="0"/>
        <w:spacing w:line="276" w:lineRule="auto"/>
        <w:ind w:left="720" w:hanging="720"/>
        <w:rPr>
          <w:i/>
          <w:iCs/>
        </w:rPr>
      </w:pPr>
    </w:p>
    <w:p w14:paraId="1857CD78" w14:textId="77777777" w:rsidR="00071E6E" w:rsidRPr="00686AAC" w:rsidRDefault="00071E6E" w:rsidP="00071E6E">
      <w:pPr>
        <w:tabs>
          <w:tab w:val="left" w:pos="284"/>
          <w:tab w:val="left" w:pos="6975"/>
        </w:tabs>
        <w:autoSpaceDE w:val="0"/>
        <w:autoSpaceDN w:val="0"/>
        <w:adjustRightInd w:val="0"/>
        <w:spacing w:line="276" w:lineRule="auto"/>
        <w:jc w:val="both"/>
        <w:rPr>
          <w:iCs/>
        </w:rPr>
      </w:pPr>
      <w:ins w:id="49" w:author="Zhao, Kexin" w:date="2019-11-15T10:16:00Z">
        <w:r>
          <w:rPr>
            <w:iCs/>
          </w:rPr>
          <w:t xml:space="preserve">Mitigating review bias </w:t>
        </w:r>
        <w:r w:rsidRPr="00686AAC">
          <w:rPr>
            <w:iCs/>
          </w:rPr>
          <w:sym w:font="Wingdings" w:char="F0E0"/>
        </w:r>
        <w:r>
          <w:rPr>
            <w:iCs/>
          </w:rPr>
          <w:t xml:space="preserve"> review informativeness…</w:t>
        </w:r>
      </w:ins>
    </w:p>
    <w:p w14:paraId="65B62935" w14:textId="77777777" w:rsidR="00071E6E" w:rsidRPr="00071E6E" w:rsidRDefault="00071E6E" w:rsidP="00D75CF7">
      <w:pPr>
        <w:tabs>
          <w:tab w:val="left" w:pos="720"/>
        </w:tabs>
        <w:autoSpaceDE w:val="0"/>
        <w:autoSpaceDN w:val="0"/>
        <w:adjustRightInd w:val="0"/>
        <w:spacing w:line="276" w:lineRule="auto"/>
        <w:ind w:left="720" w:hanging="720"/>
        <w:rPr>
          <w:iCs/>
        </w:rPr>
      </w:pPr>
    </w:p>
    <w:p w14:paraId="72A78FEA" w14:textId="77777777" w:rsidR="00EA41A5" w:rsidRPr="0085529E" w:rsidRDefault="00EA41A5" w:rsidP="00F806DD">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2. The literature review is not comprehensive. First, the key aspect of the paper is on rating bias. There are plenty of papers studying rating bias, but the authors did not provide a comprehensive review of them. Particularly, the authors may refer to a recent ISR paper (Lin et al. "Free Product Sampling and Rating Bias", Information Systems Research, 2019, 30(1), pp. 260–275) which also talks about reciprocity and bias, and reviews many possible sources of biases in ratings. Second, since the paper is positioned in the sharing economy domain, it should also provide a review on recent sharing economy papers published in IS, marketing, etc.</w:t>
      </w:r>
    </w:p>
    <w:p w14:paraId="5D45B9B5" w14:textId="4A84B0E3" w:rsidR="00EA41A5" w:rsidRDefault="00EA41A5" w:rsidP="00D75CF7">
      <w:pPr>
        <w:tabs>
          <w:tab w:val="left" w:pos="720"/>
        </w:tabs>
        <w:autoSpaceDE w:val="0"/>
        <w:autoSpaceDN w:val="0"/>
        <w:adjustRightInd w:val="0"/>
        <w:spacing w:line="276" w:lineRule="auto"/>
        <w:ind w:left="720" w:hanging="720"/>
        <w:rPr>
          <w:i/>
          <w:iCs/>
        </w:rPr>
      </w:pPr>
    </w:p>
    <w:p w14:paraId="5F82DE1D" w14:textId="3EC0DEBE" w:rsidR="00153C4E" w:rsidRDefault="00153C4E" w:rsidP="00D75CF7">
      <w:pPr>
        <w:tabs>
          <w:tab w:val="left" w:pos="720"/>
        </w:tabs>
        <w:autoSpaceDE w:val="0"/>
        <w:autoSpaceDN w:val="0"/>
        <w:adjustRightInd w:val="0"/>
        <w:spacing w:line="276" w:lineRule="auto"/>
        <w:ind w:left="720" w:hanging="720"/>
        <w:rPr>
          <w:iCs/>
        </w:rPr>
      </w:pPr>
      <w:r>
        <w:rPr>
          <w:iCs/>
        </w:rPr>
        <w:t>Done</w:t>
      </w:r>
      <w:r w:rsidR="003C7ED6">
        <w:rPr>
          <w:iCs/>
        </w:rPr>
        <w:t>…</w:t>
      </w:r>
    </w:p>
    <w:p w14:paraId="5D70A463" w14:textId="77777777" w:rsidR="00153C4E" w:rsidRPr="00153C4E" w:rsidRDefault="00153C4E" w:rsidP="00D75CF7">
      <w:pPr>
        <w:tabs>
          <w:tab w:val="left" w:pos="720"/>
        </w:tabs>
        <w:autoSpaceDE w:val="0"/>
        <w:autoSpaceDN w:val="0"/>
        <w:adjustRightInd w:val="0"/>
        <w:spacing w:line="276" w:lineRule="auto"/>
        <w:ind w:left="720" w:hanging="720"/>
        <w:rPr>
          <w:iCs/>
        </w:rPr>
      </w:pPr>
    </w:p>
    <w:p w14:paraId="56F23855" w14:textId="77777777" w:rsidR="00EA41A5" w:rsidRPr="0085529E" w:rsidRDefault="00EA41A5" w:rsidP="003C7ED6">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3. As to the empirical section, the authors seemed to provide a rich set of analysis (RDD, single-group interrupted time-series, fixed effects, IV, matched sample, etc.) while, unfortunately, did not discuss the purpose of such usage (e.g., what issue each approach can address). At the same time, I would like to highlight that, having a large set of analysis does not guarantee the rigorousness of estimates. Because approach A may address issue a, it may not be able to address issue b. </w:t>
      </w:r>
      <w:proofErr w:type="gramStart"/>
      <w:r w:rsidRPr="0085529E">
        <w:rPr>
          <w:i/>
          <w:iCs/>
        </w:rPr>
        <w:t>Thus</w:t>
      </w:r>
      <w:proofErr w:type="gramEnd"/>
      <w:r w:rsidRPr="0085529E">
        <w:rPr>
          <w:i/>
          <w:iCs/>
        </w:rPr>
        <w:t xml:space="preserve"> the single isolated use of many approaches may still be subject to estimation biases. The authors may need to discuss the limitation of each approach used.</w:t>
      </w:r>
    </w:p>
    <w:p w14:paraId="0EE2602F" w14:textId="77777777" w:rsidR="00BB3322" w:rsidRDefault="00BB3322" w:rsidP="00D75CF7">
      <w:pPr>
        <w:tabs>
          <w:tab w:val="left" w:pos="720"/>
        </w:tabs>
        <w:autoSpaceDE w:val="0"/>
        <w:autoSpaceDN w:val="0"/>
        <w:adjustRightInd w:val="0"/>
        <w:spacing w:line="276" w:lineRule="auto"/>
        <w:rPr>
          <w:highlight w:val="yellow"/>
        </w:rPr>
      </w:pPr>
    </w:p>
    <w:p w14:paraId="218B2002" w14:textId="2233A88E" w:rsidR="00781D3C" w:rsidRPr="0085529E" w:rsidRDefault="00781D3C" w:rsidP="00D75CF7">
      <w:pPr>
        <w:tabs>
          <w:tab w:val="left" w:pos="720"/>
        </w:tabs>
        <w:autoSpaceDE w:val="0"/>
        <w:autoSpaceDN w:val="0"/>
        <w:adjustRightInd w:val="0"/>
        <w:spacing w:line="276" w:lineRule="auto"/>
      </w:pPr>
      <w:r w:rsidRPr="0085529E">
        <w:rPr>
          <w:highlight w:val="yellow"/>
        </w:rPr>
        <w:t>Thank you for your comment.</w:t>
      </w:r>
      <w:r w:rsidR="00877AD0" w:rsidRPr="0085529E">
        <w:rPr>
          <w:highlight w:val="yellow"/>
        </w:rPr>
        <w:t xml:space="preserve"> </w:t>
      </w:r>
      <w:r w:rsidR="00413150" w:rsidRPr="0085529E">
        <w:rPr>
          <w:highlight w:val="yellow"/>
        </w:rPr>
        <w:t xml:space="preserve">Our study design is informed by </w:t>
      </w:r>
      <w:r w:rsidR="00413150" w:rsidRPr="0085529E">
        <w:rPr>
          <w:highlight w:val="yellow"/>
        </w:rPr>
        <w:fldChar w:fldCharType="begin" w:fldLock="1"/>
      </w:r>
      <w:r w:rsidR="00E8140A">
        <w:rPr>
          <w:highlight w:val="yellow"/>
        </w:rPr>
        <w:instrText>ADDIN CSL_CITATION {"citationItems":[{"id":"ITEM-1","itemData":{"DOI":"10.1287/isre.2016.0672","ISSN":"15265536","abstract":"We examine the role of granular privacy controls on dynamic content-sharing activities and disclosure patterns of Facebook users based on the exogenous policy change in December 2009. Using a unique panel data set, we first conduct regression discontinuity analyses to verify a discontinuous jump in context generation activities and disclosure patterns around the time of the policy change. We next estimate unobserved effects models to assess the short-run and long-run effects of the change. Results show that Facebook users, on average, increase use of wall posts and decrease use of private messages after the introduction of granular privacy controls. Also, users' disclosure patterns change to reflect the increased openness in content sharing. These effects are realized immediately and over time. More importantly, we show that user-specific factors play crucial roles in shaping users' varying reactions to the policy change. While more privacy sensitive users (those who do not reveal their gender and/or those who have exclusive disclosure patterns ex ante) share more content openly and less content secretly than before, less privacy sensitive users (those who reveal their gender and/or those who have inclusive disclosure patterns ex ante) share less content openly and more content secretly after the change. Hence, the policy change effectively diminishes variation among Facebook users in terms of content-generation activities and disclosure patterns. Therefore, characterizing the privacy change as a way to foster openness across all user categories does not reveal the change's true influence. Although an average Facebook user seems to favor increased openness, the policy change has different impacts on various groups of users based on their sensitivity to privacy, and this impact is not necessarily toward increased openness. To our knowledge, this is the first study that relies on observational data to assess the impact of a major privacy change on dynamic content-sharing activities and the resulting disclosure patterns of Facebook users.","author":[{"dropping-particle":"","family":"Cavusoglu","given":"Huseyin","non-dropping-particle":"","parse-names":false,"suffix":""},{"dropping-particle":"","family":"Phan","given":"Tuan Q.","non-dropping-particle":"","parse-names":false,"suffix":""},{"dropping-particle":"","family":"Cavusoglu","given":"Hasan","non-dropping-particle":"","parse-names":false,"suffix":""},{"dropping-particle":"","family":"Airoldi","given":"Edoardo M.","non-dropping-particle":"","parse-names":false,"suffix":""}],"container-title":"Information Systems Research","id":"ITEM-1","issue":"4","issued":{"date-parts":[["2016","12","4"]]},"page":"848-879","publisher":"INFORMS","title":"Assessing the impact of granular privacy controls on content sharing and disclosure on facebook","type":"article-journal","volume":"27"},"uris":["http://www.mendeley.com/documents/?uuid=8715e91a-21a7-3c74-9ae7-3d8c1bbc6170"]}],"mendeley":{"formattedCitation":"(Cavusoglu et al. 2016)","plainTextFormattedCitation":"(Cavusoglu et al. 2016)","previouslyFormattedCitation":"(Cavusoglu et al. 2016)"},"properties":{"noteIndex":0},"schema":"https://github.com/citation-style-language/schema/raw/master/csl-citation.json"}</w:instrText>
      </w:r>
      <w:r w:rsidR="00413150" w:rsidRPr="0085529E">
        <w:rPr>
          <w:highlight w:val="yellow"/>
        </w:rPr>
        <w:fldChar w:fldCharType="separate"/>
      </w:r>
      <w:r w:rsidR="00413150" w:rsidRPr="0085529E">
        <w:rPr>
          <w:noProof/>
          <w:highlight w:val="yellow"/>
        </w:rPr>
        <w:t>(Cavusoglu et al. 2016)</w:t>
      </w:r>
      <w:r w:rsidR="00413150" w:rsidRPr="0085529E">
        <w:rPr>
          <w:highlight w:val="yellow"/>
        </w:rPr>
        <w:fldChar w:fldCharType="end"/>
      </w:r>
      <w:r w:rsidR="00E6285A" w:rsidRPr="0085529E">
        <w:rPr>
          <w:highlight w:val="yellow"/>
        </w:rPr>
        <w:t>. However, as you noted, we did not clearly explain what types of issues each method would address. Therefore, we revised the manuscript to expl</w:t>
      </w:r>
      <w:r w:rsidR="00724F3E" w:rsidRPr="0085529E">
        <w:rPr>
          <w:highlight w:val="yellow"/>
        </w:rPr>
        <w:t>a</w:t>
      </w:r>
      <w:r w:rsidR="00DE47CB" w:rsidRPr="0085529E">
        <w:rPr>
          <w:highlight w:val="yellow"/>
        </w:rPr>
        <w:t>in why we used each method.</w:t>
      </w:r>
      <w:r w:rsidR="00E6285A" w:rsidRPr="0085529E">
        <w:t xml:space="preserve"> </w:t>
      </w:r>
      <w:r w:rsidR="00413150" w:rsidRPr="0085529E">
        <w:t xml:space="preserve">  </w:t>
      </w:r>
      <w:r w:rsidRPr="0085529E">
        <w:t xml:space="preserve">  </w:t>
      </w:r>
    </w:p>
    <w:p w14:paraId="71579EED" w14:textId="77777777" w:rsidR="00EA41A5" w:rsidRPr="0085529E" w:rsidRDefault="00EA41A5" w:rsidP="00D75CF7">
      <w:pPr>
        <w:tabs>
          <w:tab w:val="left" w:pos="720"/>
        </w:tabs>
        <w:autoSpaceDE w:val="0"/>
        <w:autoSpaceDN w:val="0"/>
        <w:adjustRightInd w:val="0"/>
        <w:spacing w:line="276" w:lineRule="auto"/>
        <w:ind w:left="720" w:hanging="720"/>
        <w:rPr>
          <w:i/>
          <w:iCs/>
        </w:rPr>
      </w:pPr>
    </w:p>
    <w:p w14:paraId="4978DEC3" w14:textId="77777777" w:rsidR="00EA41A5" w:rsidRPr="0085529E" w:rsidRDefault="00EA41A5" w:rsidP="00BB332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4. Related to the above point, though the authors proposed a rich set of analysis, a consistent issue that remained was the lack of a control group. After all, that was a platform-level policy change that applied to everyone. Thus, the authors only had differences across time (before vs. after), but not across reviews/sellers/buyers, to conduct a difference-in-differences estimate. I understand that this cannot be completely solved given such a setting, I still suggest the authors to make some attempts to lower the bias and acknowledge this limitation.</w:t>
      </w:r>
    </w:p>
    <w:p w14:paraId="74C349B4" w14:textId="4A02D1CE" w:rsidR="005E7D47" w:rsidRDefault="005E7D47" w:rsidP="00D75CF7">
      <w:pPr>
        <w:tabs>
          <w:tab w:val="left" w:pos="720"/>
        </w:tabs>
        <w:autoSpaceDE w:val="0"/>
        <w:autoSpaceDN w:val="0"/>
        <w:adjustRightInd w:val="0"/>
        <w:spacing w:line="276" w:lineRule="auto"/>
        <w:rPr>
          <w:b/>
          <w:bCs/>
        </w:rPr>
      </w:pPr>
    </w:p>
    <w:p w14:paraId="5D987B07" w14:textId="076C110E" w:rsidR="003A43D4" w:rsidRDefault="0084607B" w:rsidP="00D75CF7">
      <w:pPr>
        <w:tabs>
          <w:tab w:val="left" w:pos="720"/>
        </w:tabs>
        <w:autoSpaceDE w:val="0"/>
        <w:autoSpaceDN w:val="0"/>
        <w:adjustRightInd w:val="0"/>
        <w:spacing w:line="276" w:lineRule="auto"/>
      </w:pPr>
      <w:r>
        <w:t xml:space="preserve">Thank you for your comment. As you noted, all of the listings in our dataset were treated exactly at the same time. This prevents us from running a difference-in-difference analysis. However, </w:t>
      </w:r>
      <w:r w:rsidR="0023570A">
        <w:t xml:space="preserve">we argue that </w:t>
      </w:r>
      <w:r>
        <w:t xml:space="preserve">the regression discontinuity design (RDD) </w:t>
      </w:r>
      <w:r w:rsidR="0023570A">
        <w:t xml:space="preserve">can be useful in our case to obtain unbiased estimates for the coefficients. </w:t>
      </w:r>
      <w:r w:rsidR="001E77DF">
        <w:t xml:space="preserve">Primarily, we note that the platform-level change is in fact exogenous as the policy change was enforced by Airbnb and the reviewers did not play a role in this change. </w:t>
      </w:r>
      <w:r w:rsidR="008466DF">
        <w:t>Secondly, we argue that regression discontinuity in time (</w:t>
      </w:r>
      <w:proofErr w:type="spellStart"/>
      <w:r w:rsidR="008466DF">
        <w:t>RDiT</w:t>
      </w:r>
      <w:proofErr w:type="spellEnd"/>
      <w:r w:rsidR="008466DF">
        <w:t xml:space="preserve">) is capable of producing unbiased estimates because it compares the reviewing behaviors in a relatively short window of time right after the policy change with the reviewing behaviors in a </w:t>
      </w:r>
      <w:r w:rsidR="00317037">
        <w:t>short window of time</w:t>
      </w:r>
      <w:r w:rsidR="008466DF">
        <w:t xml:space="preserve"> right before the policy change.</w:t>
      </w:r>
      <w:r w:rsidR="00317037">
        <w:t xml:space="preserve"> </w:t>
      </w:r>
      <w:proofErr w:type="spellStart"/>
      <w:r w:rsidR="00317037">
        <w:t>RDiT</w:t>
      </w:r>
      <w:proofErr w:type="spellEnd"/>
      <w:r w:rsidR="00317037">
        <w:t xml:space="preserve"> assumes that the listings and reviewers do not change in a short window of time (or at least any changes </w:t>
      </w:r>
      <w:r w:rsidR="00637051">
        <w:t>are</w:t>
      </w:r>
      <w:r w:rsidR="00317037">
        <w:t xml:space="preserve"> uncorrelated with the policy change). </w:t>
      </w:r>
      <w:r w:rsidR="003A43D4">
        <w:t xml:space="preserve">According to </w:t>
      </w:r>
      <w:r w:rsidR="003A43D4">
        <w:fldChar w:fldCharType="begin" w:fldLock="1"/>
      </w:r>
      <w:r w:rsidR="00906AB5">
        <w:instrText>ADDIN CSL_CITATION {"citationItems":[{"id":"ITEM-1","itemData":{"author":[{"dropping-particle":"V.","family":"Glass","given":"Gene","non-dropping-particle":"","parse-names":false,"suffix":""}],"container-title":"Complementary Methods for Research in Education","edition":"2","id":"ITEM-1","issued":{"date-parts":[["1997"]]},"page":"589–609","publisher":"American Educational Research Association","publisher-place":"Washington, D.C.","title":"Interrupted Time-series Quasi- experiments","type":"chapter"},"uris":["http://www.mendeley.com/documents/?uuid=a83c406a-86ef-429c-ac7e-da2c3384f8d0"]},{"id":"ITEM-2","itemData":{"DOI":"10.1287/isre.2016.0672","ISSN":"15265536","abstract":"We examine the role of granular privacy controls on dynamic content-sharing activities and disclosure patterns of Facebook users based on the exogenous policy change in December 2009. Using a unique panel data set, we first conduct regression discontinuity analyses to verify a discontinuous jump in context generation activities and disclosure patterns around the time of the policy change. We next estimate unobserved effects models to assess the short-run and long-run effects of the change. Results show that Facebook users, on average, increase use of wall posts and decrease use of private messages after the introduction of granular privacy controls. Also, users' disclosure patterns change to reflect the increased openness in content sharing. These effects are realized immediately and over time. More importantly, we show that user-specific factors play crucial roles in shaping users' varying reactions to the policy change. While more privacy sensitive users (those who do not reveal their gender and/or those who have exclusive disclosure patterns ex ante) share more content openly and less content secretly than before, less privacy sensitive users (those who reveal their gender and/or those who have inclusive disclosure patterns ex ante) share less content openly and more content secretly after the change. Hence, the policy change effectively diminishes variation among Facebook users in terms of content-generation activities and disclosure patterns. Therefore, characterizing the privacy change as a way to foster openness across all user categories does not reveal the change's true influence. Although an average Facebook user seems to favor increased openness, the policy change has different impacts on various groups of users based on their sensitivity to privacy, and this impact is not necessarily toward increased openness. To our knowledge, this is the first study that relies on observational data to assess the impact of a major privacy change on dynamic content-sharing activities and the resulting disclosure patterns of Facebook users.","author":[{"dropping-particle":"","family":"Cavusoglu","given":"Huseyin","non-dropping-particle":"","parse-names":false,"suffix":""},{"dropping-particle":"","family":"Phan","given":"Tuan Q.","non-dropping-particle":"","parse-names":false,"suffix":""},{"dropping-particle":"","family":"Cavusoglu","given":"Hasan","non-dropping-particle":"","parse-names":false,"suffix":""},{"dropping-particle":"","family":"Airoldi","given":"Edoardo M.","non-dropping-particle":"","parse-names":false,"suffix":""}],"container-title":"Information Systems Research","id":"ITEM-2","issue":"4","issued":{"date-parts":[["2016","12","4"]]},"page":"848-879","publisher":"INFORMS","title":"Assessing the impact of granular privacy controls on content sharing and disclosure on facebook","type":"article-journal","volume":"27"},"uris":["http://www.mendeley.com/documents/?uuid=8715e91a-21a7-3c74-9ae7-3d8c1bbc6170"]}],"mendeley":{"formattedCitation":"(Cavusoglu et al. 2016; Glass 1997)","plainTextFormattedCitation":"(Cavusoglu et al. 2016; Glass 1997)","previouslyFormattedCitation":"(Cavusoglu et al. 2016; Glass 1997)"},"properties":{"noteIndex":0},"schema":"https://github.com/citation-style-language/schema/raw/master/csl-citation.json"}</w:instrText>
      </w:r>
      <w:r w:rsidR="003A43D4">
        <w:fldChar w:fldCharType="separate"/>
      </w:r>
      <w:r w:rsidR="003A43D4" w:rsidRPr="003A43D4">
        <w:rPr>
          <w:noProof/>
        </w:rPr>
        <w:t>(Cavusoglu et al. 2016; Glass 1997)</w:t>
      </w:r>
      <w:r w:rsidR="003A43D4">
        <w:fldChar w:fldCharType="end"/>
      </w:r>
      <w:r w:rsidR="003A43D4">
        <w:t xml:space="preserve">, interrupted time series design (which includes </w:t>
      </w:r>
      <w:proofErr w:type="spellStart"/>
      <w:r w:rsidR="003A43D4">
        <w:t>RDiT</w:t>
      </w:r>
      <w:proofErr w:type="spellEnd"/>
      <w:r w:rsidR="003A43D4">
        <w:t>) is a viable alternative to true experiments due to the fact that it has many pre- and postintervention observations (in our case many listings</w:t>
      </w:r>
      <w:r w:rsidR="00FD7890">
        <w:t>/ reviews</w:t>
      </w:r>
      <w:r w:rsidR="003A43D4">
        <w:t xml:space="preserve">), and this permits it to distinguish true intervention effect from a time trend or seasonality. </w:t>
      </w:r>
      <w:r w:rsidR="00906AB5">
        <w:t xml:space="preserve">Furthermore, </w:t>
      </w:r>
      <w:r w:rsidR="00906AB5">
        <w:fldChar w:fldCharType="begin" w:fldLock="1"/>
      </w:r>
      <w:r w:rsidR="00E37EB6">
        <w:instrText>ADDIN CSL_CITATION {"citationItems":[{"id":"ITEM-1","itemData":{"author":[{"dropping-particle":"V.","family":"Glass","given":"Gene","non-dropping-particle":"","parse-names":false,"suffix":""}],"container-title":"Complementary Methods for Research in Education","edition":"2","id":"ITEM-1","issued":{"date-parts":[["1997"]]},"page":"589–609","publisher":"American Educational Research Association","publisher-place":"Washington, D.C.","title":"Interrupted Time-series Quasi- experiments","type":"chapter"},"uris":["http://www.mendeley.com/documents/?uuid=a83c406a-86ef-429c-ac7e-da2c3384f8d0"]}],"mendeley":{"formattedCitation":"(Glass 1997)","plainTextFormattedCitation":"(Glass 1997)","previouslyFormattedCitation":"(Glass 1997)"},"properties":{"noteIndex":0},"schema":"https://github.com/citation-style-language/schema/raw/master/csl-citation.json"}</w:instrText>
      </w:r>
      <w:r w:rsidR="00906AB5">
        <w:fldChar w:fldCharType="separate"/>
      </w:r>
      <w:r w:rsidR="00906AB5" w:rsidRPr="00906AB5">
        <w:rPr>
          <w:noProof/>
        </w:rPr>
        <w:t>(Glass 1997)</w:t>
      </w:r>
      <w:r w:rsidR="00906AB5">
        <w:fldChar w:fldCharType="end"/>
      </w:r>
      <w:r w:rsidR="00906AB5">
        <w:t xml:space="preserve"> points out that this design has b</w:t>
      </w:r>
      <w:r w:rsidR="00AC101A">
        <w:t>ec</w:t>
      </w:r>
      <w:r w:rsidR="00906AB5">
        <w:t xml:space="preserve">ome the standard method of causal analysis in applied behavioral research.  </w:t>
      </w:r>
      <w:r w:rsidR="003A43D4">
        <w:t xml:space="preserve"> </w:t>
      </w:r>
    </w:p>
    <w:p w14:paraId="475FFF74" w14:textId="7E06E7F1" w:rsidR="004144C7" w:rsidRDefault="00E8140A" w:rsidP="00D75CF7">
      <w:pPr>
        <w:tabs>
          <w:tab w:val="left" w:pos="720"/>
        </w:tabs>
        <w:autoSpaceDE w:val="0"/>
        <w:autoSpaceDN w:val="0"/>
        <w:adjustRightInd w:val="0"/>
        <w:spacing w:line="276" w:lineRule="auto"/>
      </w:pPr>
      <w:r>
        <w:t xml:space="preserve">We note that the same model setup has been used in </w:t>
      </w:r>
      <w:r>
        <w:fldChar w:fldCharType="begin" w:fldLock="1"/>
      </w:r>
      <w:r w:rsidR="003A43D4">
        <w:instrText>ADDIN CSL_CITATION {"citationItems":[{"id":"ITEM-1","itemData":{"DOI":"10.1287/isre.2016.0672","ISSN":"15265536","abstract":"We examine the role of granular privacy controls on dynamic content-sharing activities and disclosure patterns of Facebook users based on the exogenous policy change in December 2009. Using a unique panel data set, we first conduct regression discontinuity analyses to verify a discontinuous jump in context generation activities and disclosure patterns around the time of the policy change. We next estimate unobserved effects models to assess the short-run and long-run effects of the change. Results show that Facebook users, on average, increase use of wall posts and decrease use of private messages after the introduction of granular privacy controls. Also, users' disclosure patterns change to reflect the increased openness in content sharing. These effects are realized immediately and over time. More importantly, we show that user-specific factors play crucial roles in shaping users' varying reactions to the policy change. While more privacy sensitive users (those who do not reveal their gender and/or those who have exclusive disclosure patterns ex ante) share more content openly and less content secretly than before, less privacy sensitive users (those who reveal their gender and/or those who have inclusive disclosure patterns ex ante) share less content openly and more content secretly after the change. Hence, the policy change effectively diminishes variation among Facebook users in terms of content-generation activities and disclosure patterns. Therefore, characterizing the privacy change as a way to foster openness across all user categories does not reveal the change's true influence. Although an average Facebook user seems to favor increased openness, the policy change has different impacts on various groups of users based on their sensitivity to privacy, and this impact is not necessarily toward increased openness. To our knowledge, this is the first study that relies on observational data to assess the impact of a major privacy change on dynamic content-sharing activities and the resulting disclosure patterns of Facebook users.","author":[{"dropping-particle":"","family":"Cavusoglu","given":"Huseyin","non-dropping-particle":"","parse-names":false,"suffix":""},{"dropping-particle":"","family":"Phan","given":"Tuan Q.","non-dropping-particle":"","parse-names":false,"suffix":""},{"dropping-particle":"","family":"Cavusoglu","given":"Hasan","non-dropping-particle":"","parse-names":false,"suffix":""},{"dropping-particle":"","family":"Airoldi","given":"Edoardo M.","non-dropping-particle":"","parse-names":false,"suffix":""}],"container-title":"Information Systems Research","id":"ITEM-1","issue":"4","issued":{"date-parts":[["2016","12","4"]]},"page":"848-879","publisher":"INFORMS","title":"Assessing the impact of granular privacy controls on content sharing and disclosure on facebook","type":"article-journal","volume":"27"},"uris":["http://www.mendeley.com/documents/?uuid=8715e91a-21a7-3c74-9ae7-3d8c1bbc6170"]}],"mendeley":{"formattedCitation":"(Cavusoglu et al. 2016)","plainTextFormattedCitation":"(Cavusoglu et al. 2016)","previouslyFormattedCitation":"(Cavusoglu et al. 2016)"},"properties":{"noteIndex":0},"schema":"https://github.com/citation-style-language/schema/raw/master/csl-citation.json"}</w:instrText>
      </w:r>
      <w:r>
        <w:fldChar w:fldCharType="separate"/>
      </w:r>
      <w:r w:rsidRPr="00E8140A">
        <w:rPr>
          <w:noProof/>
        </w:rPr>
        <w:t>(Cavusoglu et al. 2016)</w:t>
      </w:r>
      <w:r>
        <w:fldChar w:fldCharType="end"/>
      </w:r>
      <w:r>
        <w:t xml:space="preserve">, which was also about a platform-wide policy change regarding Facebook’s privacy </w:t>
      </w:r>
      <w:r w:rsidR="00CA6AE6">
        <w:t>policy</w:t>
      </w:r>
      <w:r>
        <w:t>.</w:t>
      </w:r>
      <w:r w:rsidR="00AB37A7">
        <w:t xml:space="preserve"> </w:t>
      </w:r>
      <w:r w:rsidR="00FF118F">
        <w:t>Although this methodology is regarded suitable for such research design, we certainly agree that we need to test the robustness of our analysis and acknowledge the limitations of this methodology in our study.</w:t>
      </w:r>
      <w:r w:rsidR="004144C7">
        <w:t xml:space="preserve"> To address the limitations of the study and study the robustness of our method, we followed these steps:</w:t>
      </w:r>
    </w:p>
    <w:p w14:paraId="460FDC0E" w14:textId="77777777" w:rsidR="004144C7" w:rsidRDefault="004144C7" w:rsidP="004144C7">
      <w:pPr>
        <w:pStyle w:val="ListParagraph"/>
        <w:numPr>
          <w:ilvl w:val="0"/>
          <w:numId w:val="7"/>
        </w:numPr>
        <w:tabs>
          <w:tab w:val="left" w:pos="720"/>
        </w:tabs>
        <w:autoSpaceDE w:val="0"/>
        <w:autoSpaceDN w:val="0"/>
        <w:adjustRightInd w:val="0"/>
        <w:spacing w:line="276" w:lineRule="auto"/>
      </w:pPr>
      <w:r>
        <w:t>We limited our analysis to listings that existed before and after the policy change. This step would remove the listings that were removed because of the policy change or the new listings that were encouraged by the new policy change.</w:t>
      </w:r>
    </w:p>
    <w:p w14:paraId="6C4B04C3" w14:textId="4905E64D" w:rsidR="00526201" w:rsidRDefault="004144C7" w:rsidP="004144C7">
      <w:pPr>
        <w:pStyle w:val="ListParagraph"/>
        <w:numPr>
          <w:ilvl w:val="0"/>
          <w:numId w:val="7"/>
        </w:numPr>
        <w:tabs>
          <w:tab w:val="left" w:pos="720"/>
        </w:tabs>
        <w:autoSpaceDE w:val="0"/>
        <w:autoSpaceDN w:val="0"/>
        <w:adjustRightInd w:val="0"/>
        <w:spacing w:line="276" w:lineRule="auto"/>
      </w:pPr>
      <w:r>
        <w:t xml:space="preserve">We shortened the time window before and the time window after the policy change in the </w:t>
      </w:r>
      <w:proofErr w:type="spellStart"/>
      <w:r>
        <w:t>RDiT</w:t>
      </w:r>
      <w:proofErr w:type="spellEnd"/>
      <w:r>
        <w:t xml:space="preserve"> analysis. </w:t>
      </w:r>
      <w:r w:rsidR="007E2621">
        <w:t>This would make our assumptions about no listing-level and policy-level change during the study period more reasonable as we are now assuming that there were no changes in a shorter period of time.</w:t>
      </w:r>
    </w:p>
    <w:p w14:paraId="69379C75" w14:textId="68E8A912" w:rsidR="0084607B" w:rsidRDefault="00D137EC" w:rsidP="004144C7">
      <w:pPr>
        <w:pStyle w:val="ListParagraph"/>
        <w:numPr>
          <w:ilvl w:val="0"/>
          <w:numId w:val="7"/>
        </w:numPr>
        <w:tabs>
          <w:tab w:val="left" w:pos="720"/>
        </w:tabs>
        <w:autoSpaceDE w:val="0"/>
        <w:autoSpaceDN w:val="0"/>
        <w:adjustRightInd w:val="0"/>
        <w:spacing w:line="276" w:lineRule="auto"/>
      </w:pPr>
      <w:r>
        <w:lastRenderedPageBreak/>
        <w:t>We used robust standard errors</w:t>
      </w:r>
      <w:r w:rsidR="00F20FCF">
        <w:t xml:space="preserve"> and standard errors clustered at the listing level</w:t>
      </w:r>
      <w:r>
        <w:t xml:space="preserve"> in our estimations in section 5 in the manuscript. </w:t>
      </w:r>
    </w:p>
    <w:p w14:paraId="42C1B916" w14:textId="1EA06528" w:rsidR="00063AA4" w:rsidRDefault="00F20FCF" w:rsidP="00601B35">
      <w:pPr>
        <w:pStyle w:val="ListParagraph"/>
        <w:numPr>
          <w:ilvl w:val="0"/>
          <w:numId w:val="7"/>
        </w:numPr>
        <w:tabs>
          <w:tab w:val="left" w:pos="720"/>
        </w:tabs>
        <w:autoSpaceDE w:val="0"/>
        <w:autoSpaceDN w:val="0"/>
        <w:adjustRightInd w:val="0"/>
        <w:spacing w:line="276" w:lineRule="auto"/>
      </w:pPr>
      <w:r>
        <w:t xml:space="preserve">Our main analyses were done over </w:t>
      </w:r>
      <w:r w:rsidR="00D1434E">
        <w:t xml:space="preserve">listings that existed before and after the policy change. We repeated our analysis </w:t>
      </w:r>
      <w:r w:rsidR="009B3219">
        <w:t>using</w:t>
      </w:r>
      <w:r w:rsidR="00F4387D">
        <w:t xml:space="preserve"> a matched sample of listings that existed only before and only after the policy change.</w:t>
      </w:r>
      <w:r w:rsidR="00601B35">
        <w:t xml:space="preserve"> It could be argued that </w:t>
      </w:r>
      <w:r w:rsidR="00793074">
        <w:t>some hosts did not like the new policy change and therefore decided to exit the platform (and remove their listings) after they learned about the policy change.</w:t>
      </w:r>
      <w:r w:rsidR="00E37EB6">
        <w:t xml:space="preserve"> In interrupted time-series literature </w:t>
      </w:r>
      <w:r w:rsidR="00E37EB6">
        <w:fldChar w:fldCharType="begin" w:fldLock="1"/>
      </w:r>
      <w:r w:rsidR="00892474">
        <w:instrText>ADDIN CSL_CITATION {"citationItems":[{"id":"ITEM-1","itemData":{"abstract":"Causal inference on a population of units connected through a network often presents technical challenges, including how to account for interference. In the presence of local interference, for instance, potential outcomes of a unit depend on its treatment as well as on the treatments of other local units, such as its neighbors according to the network. In observational studies, a further complication is that the typical unconfoundedness assumption must be extended - say, to include the treatment of neighbors, and indi- vidual and neighborhood covariates - to guarantee identification and valid inference. Here, we propose new estimands that define treatment and interference effects. We then derive analytical expressions for the bias of a naive estimator that wrongly assumes away interference. The bias depends on the level of interference but also on the degree of association between individual and neighborhood treatments. We propose an extended unconfoundedness assumption that accounts for interference, and we develop new covariate-adjustment methods that lead to valid estimates of treatment and interference effects in observational studies on networks. Estimation is based on a generalized propensity score that balances individual and neighborhood covariates across units under different levels of individual treatment and of exposure to neighbors' treatment. We carry out simulations, calibrated using friendship networks and covariates in a nationally representative longitudinal study of adolescents in grades 7-12, in the United States, to explore finite-sample performance in different realistic settings.","author":[{"dropping-particle":"","family":"Forastiere","given":"Laura","non-dropping-particle":"","parse-names":false,"suffix":""},{"dropping-particle":"","family":"Airoldi","given":"Edoardo M.","non-dropping-particle":"","parse-names":false,"suffix":""},{"dropping-particle":"","family":"Mealli","given":"Fabrizia","non-dropping-particle":"","parse-names":false,"suffix":""}],"id":"ITEM-1","issued":{"date-parts":[["2016","9","20"]]},"title":"Identification and estimation of treatment and interference effects in observational studies on networks","type":"article-journal"},"uris":["http://www.mendeley.com/documents/?uuid=c570545c-f766-3dcb-9982-37a8c1211468"]}],"mendeley":{"formattedCitation":"(Forastiere et al. 2016)","plainTextFormattedCitation":"(Forastiere et al. 2016)","previouslyFormattedCitation":"(Forastiere et al. 2016)"},"properties":{"noteIndex":0},"schema":"https://github.com/citation-style-language/schema/raw/master/csl-citation.json"}</w:instrText>
      </w:r>
      <w:r w:rsidR="00E37EB6">
        <w:fldChar w:fldCharType="separate"/>
      </w:r>
      <w:r w:rsidR="00E37EB6" w:rsidRPr="00E37EB6">
        <w:rPr>
          <w:noProof/>
        </w:rPr>
        <w:t>(Forastiere et al. 2016)</w:t>
      </w:r>
      <w:r w:rsidR="00E37EB6">
        <w:fldChar w:fldCharType="end"/>
      </w:r>
      <w:r w:rsidR="00E37EB6">
        <w:t xml:space="preserve">, this is known as mortality (i.e. some listings were removed after the intervention), and is considered a threat to the internal validity of the study </w:t>
      </w:r>
      <w:r w:rsidR="00E37EB6">
        <w:fldChar w:fldCharType="begin" w:fldLock="1"/>
      </w:r>
      <w:r w:rsidR="00E37EB6">
        <w:instrText>ADDIN CSL_CITATION {"citationItems":[{"id":"ITEM-1","itemData":{"DOI":"10.1287/isre.2016.0672","ISSN":"15265536","abstract":"We examine the role of granular privacy controls on dynamic content-sharing activities and disclosure patterns of Facebook users based on the exogenous policy change in December 2009. Using a unique panel data set, we first conduct regression discontinuity analyses to verify a discontinuous jump in context generation activities and disclosure patterns around the time of the policy change. We next estimate unobserved effects models to assess the short-run and long-run effects of the change. Results show that Facebook users, on average, increase use of wall posts and decrease use of private messages after the introduction of granular privacy controls. Also, users' disclosure patterns change to reflect the increased openness in content sharing. These effects are realized immediately and over time. More importantly, we show that user-specific factors play crucial roles in shaping users' varying reactions to the policy change. While more privacy sensitive users (those who do not reveal their gender and/or those who have exclusive disclosure patterns ex ante) share more content openly and less content secretly than before, less privacy sensitive users (those who reveal their gender and/or those who have inclusive disclosure patterns ex ante) share less content openly and more content secretly after the change. Hence, the policy change effectively diminishes variation among Facebook users in terms of content-generation activities and disclosure patterns. Therefore, characterizing the privacy change as a way to foster openness across all user categories does not reveal the change's true influence. Although an average Facebook user seems to favor increased openness, the policy change has different impacts on various groups of users based on their sensitivity to privacy, and this impact is not necessarily toward increased openness. To our knowledge, this is the first study that relies on observational data to assess the impact of a major privacy change on dynamic content-sharing activities and the resulting disclosure patterns of Facebook users.","author":[{"dropping-particle":"","family":"Cavusoglu","given":"Huseyin","non-dropping-particle":"","parse-names":false,"suffix":""},{"dropping-particle":"","family":"Phan","given":"Tuan Q.","non-dropping-particle":"","parse-names":false,"suffix":""},{"dropping-particle":"","family":"Cavusoglu","given":"Hasan","non-dropping-particle":"","parse-names":false,"suffix":""},{"dropping-particle":"","family":"Airoldi","given":"Edoardo M.","non-dropping-particle":"","parse-names":false,"suffix":""}],"container-title":"Information Systems Research","id":"ITEM-1","issue":"4","issued":{"date-parts":[["2016","12","4"]]},"page":"848-879","publisher":"INFORMS","title":"Assessing the impact of granular privacy controls on content sharing and disclosure on facebook","type":"article-journal","volume":"27"},"uris":["http://www.mendeley.com/documents/?uuid=8715e91a-21a7-3c74-9ae7-3d8c1bbc6170"]}],"mendeley":{"formattedCitation":"(Cavusoglu et al. 2016)","plainTextFormattedCitation":"(Cavusoglu et al. 2016)","previouslyFormattedCitation":"(Cavusoglu et al. 2016)"},"properties":{"noteIndex":0},"schema":"https://github.com/citation-style-language/schema/raw/master/csl-citation.json"}</w:instrText>
      </w:r>
      <w:r w:rsidR="00E37EB6">
        <w:fldChar w:fldCharType="separate"/>
      </w:r>
      <w:r w:rsidR="00E37EB6" w:rsidRPr="00E37EB6">
        <w:rPr>
          <w:noProof/>
        </w:rPr>
        <w:t>(Cavusoglu et al. 2016)</w:t>
      </w:r>
      <w:r w:rsidR="00E37EB6">
        <w:fldChar w:fldCharType="end"/>
      </w:r>
      <w:r w:rsidR="00E37EB6">
        <w:t xml:space="preserve">. </w:t>
      </w:r>
      <w:r w:rsidR="00ED1402">
        <w:t>Given that we are interested in offering generalizable insights, we decided to test if our results would have been the same if those listings were not removed from the platform. To conduct this analysis, first</w:t>
      </w:r>
      <w:r w:rsidR="00601B35">
        <w:t xml:space="preserve"> w</w:t>
      </w:r>
      <w:r w:rsidR="00F4387D">
        <w:t xml:space="preserve">e identified 65 listings that were only </w:t>
      </w:r>
      <w:r w:rsidR="00601B35">
        <w:t xml:space="preserve">listed before the policy change. Then we </w:t>
      </w:r>
      <w:r w:rsidR="00ED1402">
        <w:t xml:space="preserve">found the most similar listings that only existed after the policy change. We then compared the values of the variables of interest </w:t>
      </w:r>
      <w:r w:rsidR="0021474C">
        <w:t>for the matched groups</w:t>
      </w:r>
      <w:r w:rsidR="00F4387D">
        <w:t>.</w:t>
      </w:r>
      <w:r w:rsidR="00063AA4">
        <w:t xml:space="preserve"> We found that our findings are still valid.</w:t>
      </w:r>
      <w:r w:rsidR="00E37EB6">
        <w:t xml:space="preserve"> </w:t>
      </w:r>
    </w:p>
    <w:p w14:paraId="40AB1651" w14:textId="3B5F3BD3" w:rsidR="00F20FCF" w:rsidRPr="0084607B" w:rsidRDefault="00B8226E" w:rsidP="00601B35">
      <w:pPr>
        <w:pStyle w:val="ListParagraph"/>
        <w:numPr>
          <w:ilvl w:val="0"/>
          <w:numId w:val="7"/>
        </w:numPr>
        <w:tabs>
          <w:tab w:val="left" w:pos="720"/>
        </w:tabs>
        <w:autoSpaceDE w:val="0"/>
        <w:autoSpaceDN w:val="0"/>
        <w:adjustRightInd w:val="0"/>
        <w:spacing w:line="276" w:lineRule="auto"/>
      </w:pPr>
      <w:r>
        <w:t>Another threat to the internal validity of our study would be related to the presence of time trends and seasonal effects. One may argue that the use of Airbnb is seasonal and has a time trend. For instance, people travel more during the Holiday season and therefore more reviews would be generated during this time of year. Also, Airbnb has been expanding its market in the U.S. during the time of our study (time trend). Although interrupted time-series analysis is claimed to be robust in presence of seasonality and time trend, we further study the robustness of our results by using structure-free analysis. In particular, we used time</w:t>
      </w:r>
      <w:r w:rsidR="001D6165">
        <w:t>-</w:t>
      </w:r>
      <w:r>
        <w:t>series analysis based on data generated before the policy change</w:t>
      </w:r>
      <w:r w:rsidR="00C047A4">
        <w:t xml:space="preserve"> to establish a baseline for the variables of interest. </w:t>
      </w:r>
      <w:r w:rsidR="001D6165">
        <w:t xml:space="preserve">Given that these time-series models are based on data generated prior to the policy change, the forecasts made by these time-series models would mimic the patterns as if the policy change was not rolled out throughout the platform. </w:t>
      </w:r>
    </w:p>
    <w:p w14:paraId="3D06B1A3" w14:textId="5C533FD6" w:rsidR="00781D3C" w:rsidRDefault="00781D3C" w:rsidP="00D75CF7">
      <w:pPr>
        <w:tabs>
          <w:tab w:val="left" w:pos="720"/>
        </w:tabs>
        <w:autoSpaceDE w:val="0"/>
        <w:autoSpaceDN w:val="0"/>
        <w:adjustRightInd w:val="0"/>
        <w:spacing w:line="276" w:lineRule="auto"/>
        <w:rPr>
          <w:b/>
          <w:bCs/>
        </w:rPr>
      </w:pPr>
      <w:r w:rsidRPr="0085529E">
        <w:rPr>
          <w:b/>
          <w:bCs/>
        </w:rPr>
        <w:t xml:space="preserve"> </w:t>
      </w:r>
    </w:p>
    <w:p w14:paraId="00C4D15C" w14:textId="6222690A" w:rsidR="000340D2" w:rsidRDefault="000340D2" w:rsidP="00D75CF7">
      <w:pPr>
        <w:tabs>
          <w:tab w:val="left" w:pos="720"/>
        </w:tabs>
        <w:autoSpaceDE w:val="0"/>
        <w:autoSpaceDN w:val="0"/>
        <w:adjustRightInd w:val="0"/>
        <w:spacing w:line="276" w:lineRule="auto"/>
      </w:pPr>
      <w:r w:rsidRPr="000340D2">
        <w:t>The New Analysis:</w:t>
      </w:r>
    </w:p>
    <w:p w14:paraId="5D2489C9" w14:textId="42D8FD1F" w:rsidR="00B23FAC" w:rsidRDefault="00B23FAC" w:rsidP="00B23FAC">
      <w:pPr>
        <w:pStyle w:val="ListParagraph"/>
        <w:numPr>
          <w:ilvl w:val="0"/>
          <w:numId w:val="8"/>
        </w:numPr>
        <w:tabs>
          <w:tab w:val="left" w:pos="720"/>
        </w:tabs>
        <w:autoSpaceDE w:val="0"/>
        <w:autoSpaceDN w:val="0"/>
        <w:adjustRightInd w:val="0"/>
        <w:spacing w:line="276" w:lineRule="auto"/>
      </w:pPr>
      <w:r>
        <w:t>T-test Results:</w:t>
      </w:r>
    </w:p>
    <w:p w14:paraId="197356CC" w14:textId="13E74E24" w:rsidR="00B23FAC" w:rsidRDefault="00B23FAC" w:rsidP="00B23FAC">
      <w:pPr>
        <w:tabs>
          <w:tab w:val="left" w:pos="720"/>
        </w:tabs>
        <w:autoSpaceDE w:val="0"/>
        <w:autoSpaceDN w:val="0"/>
        <w:adjustRightInd w:val="0"/>
        <w:spacing w:line="276" w:lineRule="auto"/>
      </w:pPr>
    </w:p>
    <w:tbl>
      <w:tblPr>
        <w:tblW w:w="8730" w:type="dxa"/>
        <w:tblInd w:w="-95" w:type="dxa"/>
        <w:tblLayout w:type="fixed"/>
        <w:tblCellMar>
          <w:left w:w="0" w:type="dxa"/>
          <w:right w:w="0" w:type="dxa"/>
        </w:tblCellMar>
        <w:tblLook w:val="0420" w:firstRow="1" w:lastRow="0" w:firstColumn="0" w:lastColumn="0" w:noHBand="0" w:noVBand="1"/>
      </w:tblPr>
      <w:tblGrid>
        <w:gridCol w:w="1350"/>
        <w:gridCol w:w="1224"/>
        <w:gridCol w:w="1224"/>
        <w:gridCol w:w="1224"/>
        <w:gridCol w:w="1224"/>
        <w:gridCol w:w="1224"/>
        <w:gridCol w:w="1260"/>
      </w:tblGrid>
      <w:tr w:rsidR="00896EE5" w:rsidRPr="0085529E" w14:paraId="541CECE5" w14:textId="77777777" w:rsidTr="00E02732">
        <w:trPr>
          <w:trHeight w:val="20"/>
        </w:trPr>
        <w:tc>
          <w:tcPr>
            <w:tcW w:w="8730" w:type="dxa"/>
            <w:gridSpan w:val="7"/>
            <w:tcBorders>
              <w:top w:val="single" w:sz="4" w:space="0" w:color="auto"/>
              <w:left w:val="single" w:sz="4" w:space="0" w:color="auto"/>
              <w:bottom w:val="single" w:sz="4" w:space="0" w:color="auto"/>
              <w:right w:val="single" w:sz="4" w:space="0" w:color="auto"/>
            </w:tcBorders>
          </w:tcPr>
          <w:p w14:paraId="3696D959" w14:textId="12931D65" w:rsidR="00896EE5" w:rsidRPr="0085529E" w:rsidRDefault="00896EE5" w:rsidP="00E3309E">
            <w:pPr>
              <w:pStyle w:val="Table"/>
              <w:spacing w:line="276" w:lineRule="auto"/>
              <w:jc w:val="left"/>
              <w:rPr>
                <w:b/>
                <w:sz w:val="24"/>
                <w:szCs w:val="24"/>
              </w:rPr>
            </w:pPr>
            <w:r w:rsidRPr="0085529E">
              <w:rPr>
                <w:b/>
                <w:sz w:val="24"/>
                <w:szCs w:val="24"/>
              </w:rPr>
              <w:t xml:space="preserve">Table xx. </w:t>
            </w:r>
            <w:r>
              <w:rPr>
                <w:b/>
                <w:sz w:val="24"/>
                <w:szCs w:val="24"/>
              </w:rPr>
              <w:t>T-test Results for 6 Months before and after Policy Change</w:t>
            </w:r>
            <w:r w:rsidRPr="0085529E">
              <w:rPr>
                <w:b/>
                <w:sz w:val="24"/>
                <w:szCs w:val="24"/>
              </w:rPr>
              <w:t xml:space="preserve"> </w:t>
            </w:r>
          </w:p>
        </w:tc>
      </w:tr>
      <w:tr w:rsidR="00896EE5" w:rsidRPr="0085529E" w14:paraId="7A54BEA2" w14:textId="77777777" w:rsidTr="00E02732">
        <w:trPr>
          <w:trHeight w:val="20"/>
        </w:trPr>
        <w:tc>
          <w:tcPr>
            <w:tcW w:w="1350" w:type="dxa"/>
            <w:tcBorders>
              <w:top w:val="single" w:sz="4" w:space="0" w:color="auto"/>
              <w:left w:val="single" w:sz="4" w:space="0" w:color="auto"/>
              <w:bottom w:val="single" w:sz="4" w:space="0" w:color="auto"/>
              <w:right w:val="single" w:sz="4" w:space="0" w:color="auto"/>
            </w:tcBorders>
            <w:shd w:val="clear" w:color="auto" w:fill="auto"/>
            <w:noWrap/>
            <w:hideMark/>
          </w:tcPr>
          <w:p w14:paraId="74B8E48E" w14:textId="77777777" w:rsidR="00896EE5" w:rsidRPr="0085529E" w:rsidRDefault="00896EE5" w:rsidP="00E3309E">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742513D8" w14:textId="77777777" w:rsidR="00896EE5" w:rsidRPr="0085529E" w:rsidRDefault="00896EE5" w:rsidP="00E3309E">
            <w:pPr>
              <w:pStyle w:val="Table"/>
              <w:spacing w:line="276" w:lineRule="auto"/>
              <w:rPr>
                <w:sz w:val="24"/>
                <w:szCs w:val="24"/>
              </w:rPr>
            </w:pPr>
            <w:r w:rsidRPr="0085529E">
              <w:rPr>
                <w:sz w:val="24"/>
                <w:szCs w:val="24"/>
              </w:rPr>
              <w:t>Topic_</w:t>
            </w:r>
          </w:p>
          <w:p w14:paraId="4D7733D6" w14:textId="77777777" w:rsidR="00896EE5" w:rsidRPr="0085529E" w:rsidRDefault="00896EE5" w:rsidP="00E3309E">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710C8802" w14:textId="77777777" w:rsidR="00896EE5" w:rsidRPr="0085529E" w:rsidRDefault="00896EE5" w:rsidP="00E3309E">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08CAAAD1" w14:textId="77777777" w:rsidR="00896EE5" w:rsidRPr="0085529E" w:rsidRDefault="00896EE5" w:rsidP="00E3309E">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6207D197" w14:textId="77777777" w:rsidR="00896EE5" w:rsidRPr="0085529E" w:rsidRDefault="00896EE5" w:rsidP="00E3309E">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61007A80" w14:textId="77777777" w:rsidR="00896EE5" w:rsidRPr="0085529E" w:rsidRDefault="00896EE5" w:rsidP="00E3309E">
            <w:pPr>
              <w:pStyle w:val="Table"/>
              <w:spacing w:line="276" w:lineRule="auto"/>
              <w:rPr>
                <w:sz w:val="24"/>
                <w:szCs w:val="24"/>
              </w:rPr>
            </w:pPr>
            <w:r w:rsidRPr="0085529E">
              <w:rPr>
                <w:sz w:val="24"/>
                <w:szCs w:val="24"/>
              </w:rPr>
              <w:t>PD_</w:t>
            </w:r>
          </w:p>
          <w:p w14:paraId="6A6868DF" w14:textId="77777777" w:rsidR="00896EE5" w:rsidRPr="0085529E" w:rsidRDefault="00896EE5" w:rsidP="00E3309E">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428C3430" w14:textId="77777777" w:rsidR="00896EE5" w:rsidRPr="0085529E" w:rsidRDefault="00896EE5" w:rsidP="00E3309E">
            <w:pPr>
              <w:pStyle w:val="Table"/>
              <w:spacing w:line="276" w:lineRule="auto"/>
              <w:rPr>
                <w:sz w:val="24"/>
                <w:szCs w:val="24"/>
              </w:rPr>
            </w:pPr>
            <w:r w:rsidRPr="0085529E">
              <w:rPr>
                <w:sz w:val="24"/>
                <w:szCs w:val="24"/>
              </w:rPr>
              <w:t>CV_</w:t>
            </w:r>
          </w:p>
          <w:p w14:paraId="17BAF4F9" w14:textId="77777777" w:rsidR="00896EE5" w:rsidRPr="0085529E" w:rsidRDefault="00896EE5" w:rsidP="00E3309E">
            <w:pPr>
              <w:pStyle w:val="Table"/>
              <w:spacing w:line="276" w:lineRule="auto"/>
              <w:rPr>
                <w:sz w:val="24"/>
                <w:szCs w:val="24"/>
              </w:rPr>
            </w:pPr>
            <w:r w:rsidRPr="0085529E">
              <w:rPr>
                <w:sz w:val="24"/>
                <w:szCs w:val="24"/>
              </w:rPr>
              <w:t>Sentiment</w:t>
            </w:r>
          </w:p>
        </w:tc>
      </w:tr>
      <w:tr w:rsidR="004C06CF" w:rsidRPr="0085529E" w14:paraId="6CECBDA4" w14:textId="77777777" w:rsidTr="00E02732">
        <w:trPr>
          <w:trHeight w:val="20"/>
        </w:trPr>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5175F6F6" w14:textId="77D30607" w:rsidR="004C06CF" w:rsidRPr="0085529E" w:rsidRDefault="004C06CF" w:rsidP="00E3309E">
            <w:pPr>
              <w:pStyle w:val="Table"/>
              <w:spacing w:line="276" w:lineRule="auto"/>
              <w:rPr>
                <w:bCs w:val="0"/>
                <w:sz w:val="24"/>
                <w:szCs w:val="24"/>
              </w:rPr>
            </w:pPr>
            <w:r>
              <w:rPr>
                <w:bCs w:val="0"/>
                <w:sz w:val="24"/>
                <w:szCs w:val="24"/>
              </w:rPr>
              <w:t>Mean Before Change</w:t>
            </w:r>
          </w:p>
        </w:tc>
        <w:tc>
          <w:tcPr>
            <w:tcW w:w="1224" w:type="dxa"/>
            <w:tcBorders>
              <w:top w:val="single" w:sz="4" w:space="0" w:color="auto"/>
              <w:left w:val="nil"/>
              <w:bottom w:val="single" w:sz="4" w:space="0" w:color="auto"/>
              <w:right w:val="single" w:sz="4" w:space="0" w:color="auto"/>
            </w:tcBorders>
          </w:tcPr>
          <w:p w14:paraId="35902DDC" w14:textId="621692AF" w:rsidR="004C06CF" w:rsidRPr="0085529E" w:rsidRDefault="00802699" w:rsidP="00E3309E">
            <w:pPr>
              <w:pStyle w:val="Table"/>
              <w:spacing w:line="276" w:lineRule="auto"/>
              <w:rPr>
                <w:sz w:val="24"/>
                <w:szCs w:val="24"/>
              </w:rPr>
            </w:pPr>
            <w:r w:rsidRPr="00802699">
              <w:rPr>
                <w:sz w:val="24"/>
                <w:szCs w:val="24"/>
              </w:rPr>
              <w:t>4.86</w:t>
            </w:r>
            <w:r>
              <w:rPr>
                <w:sz w:val="24"/>
                <w:szCs w:val="24"/>
              </w:rPr>
              <w:t>8</w:t>
            </w:r>
          </w:p>
        </w:tc>
        <w:tc>
          <w:tcPr>
            <w:tcW w:w="1224" w:type="dxa"/>
            <w:tcBorders>
              <w:top w:val="single" w:sz="4" w:space="0" w:color="auto"/>
              <w:left w:val="single" w:sz="4" w:space="0" w:color="auto"/>
              <w:bottom w:val="single" w:sz="4" w:space="0" w:color="auto"/>
              <w:right w:val="single" w:sz="4" w:space="0" w:color="auto"/>
            </w:tcBorders>
            <w:shd w:val="clear" w:color="auto" w:fill="auto"/>
            <w:noWrap/>
          </w:tcPr>
          <w:p w14:paraId="773C1960" w14:textId="043D9873" w:rsidR="004C06CF" w:rsidRPr="0085529E" w:rsidRDefault="007270EA" w:rsidP="00E3309E">
            <w:pPr>
              <w:pStyle w:val="Table"/>
              <w:spacing w:line="276" w:lineRule="auto"/>
              <w:rPr>
                <w:sz w:val="24"/>
                <w:szCs w:val="24"/>
              </w:rPr>
            </w:pPr>
            <w:r w:rsidRPr="007270EA">
              <w:rPr>
                <w:sz w:val="24"/>
                <w:szCs w:val="24"/>
              </w:rPr>
              <w:t>35.99</w:t>
            </w:r>
            <w:r>
              <w:rPr>
                <w:sz w:val="24"/>
                <w:szCs w:val="24"/>
              </w:rPr>
              <w:t>9</w:t>
            </w:r>
          </w:p>
        </w:tc>
        <w:tc>
          <w:tcPr>
            <w:tcW w:w="1224" w:type="dxa"/>
            <w:tcBorders>
              <w:top w:val="single" w:sz="4" w:space="0" w:color="auto"/>
              <w:left w:val="nil"/>
              <w:bottom w:val="single" w:sz="4" w:space="0" w:color="auto"/>
              <w:right w:val="single" w:sz="4" w:space="0" w:color="auto"/>
            </w:tcBorders>
            <w:shd w:val="clear" w:color="auto" w:fill="auto"/>
            <w:noWrap/>
          </w:tcPr>
          <w:p w14:paraId="57A66A84" w14:textId="54B2D6CB" w:rsidR="004C06CF" w:rsidRPr="0085529E" w:rsidRDefault="007363FC" w:rsidP="00E3309E">
            <w:pPr>
              <w:pStyle w:val="Table"/>
              <w:spacing w:line="276" w:lineRule="auto"/>
              <w:rPr>
                <w:color w:val="000000" w:themeColor="text1"/>
                <w:sz w:val="24"/>
                <w:szCs w:val="24"/>
              </w:rPr>
            </w:pPr>
            <w:r w:rsidRPr="007363FC">
              <w:rPr>
                <w:color w:val="000000" w:themeColor="text1"/>
                <w:sz w:val="24"/>
                <w:szCs w:val="24"/>
              </w:rPr>
              <w:t>0.3</w:t>
            </w:r>
            <w:r>
              <w:rPr>
                <w:color w:val="000000" w:themeColor="text1"/>
                <w:sz w:val="24"/>
                <w:szCs w:val="24"/>
              </w:rPr>
              <w:t>80</w:t>
            </w:r>
          </w:p>
        </w:tc>
        <w:tc>
          <w:tcPr>
            <w:tcW w:w="1224" w:type="dxa"/>
            <w:tcBorders>
              <w:top w:val="single" w:sz="4" w:space="0" w:color="auto"/>
              <w:left w:val="nil"/>
              <w:bottom w:val="single" w:sz="4" w:space="0" w:color="auto"/>
              <w:right w:val="single" w:sz="4" w:space="0" w:color="auto"/>
            </w:tcBorders>
            <w:shd w:val="clear" w:color="auto" w:fill="auto"/>
            <w:noWrap/>
          </w:tcPr>
          <w:p w14:paraId="2651207F" w14:textId="1D77834B" w:rsidR="004C06CF" w:rsidRPr="0085529E" w:rsidRDefault="004C06CF" w:rsidP="00E3309E">
            <w:pPr>
              <w:pStyle w:val="Table"/>
              <w:spacing w:line="276" w:lineRule="auto"/>
              <w:rPr>
                <w:sz w:val="24"/>
                <w:szCs w:val="24"/>
              </w:rPr>
            </w:pPr>
            <w:r w:rsidRPr="004C06CF">
              <w:rPr>
                <w:sz w:val="24"/>
                <w:szCs w:val="24"/>
              </w:rPr>
              <w:t>0.94</w:t>
            </w:r>
            <w:r>
              <w:rPr>
                <w:sz w:val="24"/>
                <w:szCs w:val="24"/>
              </w:rPr>
              <w:t>6</w:t>
            </w:r>
          </w:p>
        </w:tc>
        <w:tc>
          <w:tcPr>
            <w:tcW w:w="1224" w:type="dxa"/>
            <w:tcBorders>
              <w:top w:val="single" w:sz="4" w:space="0" w:color="auto"/>
              <w:left w:val="nil"/>
              <w:bottom w:val="single" w:sz="4" w:space="0" w:color="auto"/>
              <w:right w:val="single" w:sz="4" w:space="0" w:color="auto"/>
            </w:tcBorders>
            <w:shd w:val="clear" w:color="auto" w:fill="auto"/>
            <w:noWrap/>
          </w:tcPr>
          <w:p w14:paraId="11587A1D" w14:textId="6B4F865C" w:rsidR="004C06CF" w:rsidRPr="0085529E" w:rsidRDefault="00510061" w:rsidP="00E3309E">
            <w:pPr>
              <w:pStyle w:val="Table"/>
              <w:spacing w:line="276" w:lineRule="auto"/>
              <w:rPr>
                <w:sz w:val="24"/>
                <w:szCs w:val="24"/>
              </w:rPr>
            </w:pPr>
            <w:r w:rsidRPr="00510061">
              <w:rPr>
                <w:sz w:val="24"/>
                <w:szCs w:val="24"/>
              </w:rPr>
              <w:t>0.771</w:t>
            </w:r>
          </w:p>
        </w:tc>
        <w:tc>
          <w:tcPr>
            <w:tcW w:w="1260" w:type="dxa"/>
            <w:tcBorders>
              <w:top w:val="single" w:sz="4" w:space="0" w:color="auto"/>
              <w:left w:val="nil"/>
              <w:bottom w:val="single" w:sz="4" w:space="0" w:color="auto"/>
              <w:right w:val="single" w:sz="4" w:space="0" w:color="auto"/>
            </w:tcBorders>
            <w:shd w:val="clear" w:color="auto" w:fill="auto"/>
            <w:noWrap/>
          </w:tcPr>
          <w:p w14:paraId="0A515313" w14:textId="241C8F05" w:rsidR="004C06CF" w:rsidRPr="0085529E" w:rsidRDefault="00952869" w:rsidP="00E3309E">
            <w:pPr>
              <w:pStyle w:val="Table"/>
              <w:spacing w:line="276" w:lineRule="auto"/>
              <w:rPr>
                <w:sz w:val="24"/>
                <w:szCs w:val="24"/>
              </w:rPr>
            </w:pPr>
            <w:r w:rsidRPr="00952869">
              <w:rPr>
                <w:sz w:val="24"/>
                <w:szCs w:val="24"/>
              </w:rPr>
              <w:t>0.425</w:t>
            </w:r>
          </w:p>
        </w:tc>
      </w:tr>
      <w:tr w:rsidR="004C06CF" w:rsidRPr="0085529E" w14:paraId="3A408706" w14:textId="77777777" w:rsidTr="00E02732">
        <w:trPr>
          <w:trHeight w:val="20"/>
        </w:trPr>
        <w:tc>
          <w:tcPr>
            <w:tcW w:w="1350" w:type="dxa"/>
            <w:tcBorders>
              <w:top w:val="single" w:sz="4" w:space="0" w:color="auto"/>
              <w:left w:val="single" w:sz="4" w:space="0" w:color="auto"/>
              <w:bottom w:val="single" w:sz="4" w:space="0" w:color="auto"/>
              <w:right w:val="single" w:sz="4" w:space="0" w:color="auto"/>
            </w:tcBorders>
            <w:shd w:val="clear" w:color="auto" w:fill="auto"/>
            <w:noWrap/>
          </w:tcPr>
          <w:p w14:paraId="46C626E3" w14:textId="6A2A13CE" w:rsidR="004C06CF" w:rsidRPr="0085529E" w:rsidRDefault="004C06CF" w:rsidP="00E3309E">
            <w:pPr>
              <w:pStyle w:val="Table"/>
              <w:spacing w:line="276" w:lineRule="auto"/>
              <w:rPr>
                <w:bCs w:val="0"/>
                <w:sz w:val="24"/>
                <w:szCs w:val="24"/>
              </w:rPr>
            </w:pPr>
            <w:r>
              <w:rPr>
                <w:bCs w:val="0"/>
                <w:sz w:val="24"/>
                <w:szCs w:val="24"/>
              </w:rPr>
              <w:t>Mean After Change</w:t>
            </w:r>
          </w:p>
        </w:tc>
        <w:tc>
          <w:tcPr>
            <w:tcW w:w="1224" w:type="dxa"/>
            <w:tcBorders>
              <w:top w:val="single" w:sz="4" w:space="0" w:color="auto"/>
              <w:left w:val="nil"/>
              <w:bottom w:val="single" w:sz="4" w:space="0" w:color="auto"/>
              <w:right w:val="single" w:sz="4" w:space="0" w:color="auto"/>
            </w:tcBorders>
          </w:tcPr>
          <w:p w14:paraId="3ACEB418" w14:textId="70337FBA" w:rsidR="004C06CF" w:rsidRPr="0085529E" w:rsidRDefault="00802699" w:rsidP="00E3309E">
            <w:pPr>
              <w:pStyle w:val="Table"/>
              <w:spacing w:line="276" w:lineRule="auto"/>
              <w:rPr>
                <w:sz w:val="24"/>
                <w:szCs w:val="24"/>
              </w:rPr>
            </w:pPr>
            <w:r w:rsidRPr="00802699">
              <w:rPr>
                <w:sz w:val="24"/>
                <w:szCs w:val="24"/>
              </w:rPr>
              <w:t>5.70</w:t>
            </w:r>
            <w:r>
              <w:rPr>
                <w:sz w:val="24"/>
                <w:szCs w:val="24"/>
              </w:rPr>
              <w:t>7</w:t>
            </w:r>
          </w:p>
        </w:tc>
        <w:tc>
          <w:tcPr>
            <w:tcW w:w="1224" w:type="dxa"/>
            <w:tcBorders>
              <w:top w:val="single" w:sz="4" w:space="0" w:color="auto"/>
              <w:left w:val="single" w:sz="4" w:space="0" w:color="auto"/>
              <w:bottom w:val="single" w:sz="4" w:space="0" w:color="auto"/>
              <w:right w:val="single" w:sz="4" w:space="0" w:color="auto"/>
            </w:tcBorders>
            <w:shd w:val="clear" w:color="auto" w:fill="auto"/>
            <w:noWrap/>
          </w:tcPr>
          <w:p w14:paraId="26DFC28E" w14:textId="186214FB" w:rsidR="004C06CF" w:rsidRPr="0085529E" w:rsidRDefault="007270EA" w:rsidP="00E3309E">
            <w:pPr>
              <w:pStyle w:val="Table"/>
              <w:spacing w:line="276" w:lineRule="auto"/>
              <w:rPr>
                <w:sz w:val="24"/>
                <w:szCs w:val="24"/>
              </w:rPr>
            </w:pPr>
            <w:r w:rsidRPr="007270EA">
              <w:rPr>
                <w:sz w:val="24"/>
                <w:szCs w:val="24"/>
              </w:rPr>
              <w:t>37.028</w:t>
            </w:r>
          </w:p>
        </w:tc>
        <w:tc>
          <w:tcPr>
            <w:tcW w:w="1224" w:type="dxa"/>
            <w:tcBorders>
              <w:top w:val="single" w:sz="4" w:space="0" w:color="auto"/>
              <w:left w:val="nil"/>
              <w:bottom w:val="single" w:sz="4" w:space="0" w:color="auto"/>
              <w:right w:val="single" w:sz="4" w:space="0" w:color="auto"/>
            </w:tcBorders>
            <w:shd w:val="clear" w:color="auto" w:fill="auto"/>
            <w:noWrap/>
          </w:tcPr>
          <w:p w14:paraId="71378026" w14:textId="38CC1CE5" w:rsidR="004C06CF" w:rsidRPr="0085529E" w:rsidRDefault="007363FC" w:rsidP="00E3309E">
            <w:pPr>
              <w:pStyle w:val="Table"/>
              <w:spacing w:line="276" w:lineRule="auto"/>
              <w:rPr>
                <w:color w:val="000000" w:themeColor="text1"/>
                <w:sz w:val="24"/>
                <w:szCs w:val="24"/>
              </w:rPr>
            </w:pPr>
            <w:r w:rsidRPr="007363FC">
              <w:rPr>
                <w:color w:val="000000" w:themeColor="text1"/>
                <w:sz w:val="24"/>
                <w:szCs w:val="24"/>
              </w:rPr>
              <w:t>0.390</w:t>
            </w:r>
          </w:p>
        </w:tc>
        <w:tc>
          <w:tcPr>
            <w:tcW w:w="1224" w:type="dxa"/>
            <w:tcBorders>
              <w:top w:val="single" w:sz="4" w:space="0" w:color="auto"/>
              <w:left w:val="nil"/>
              <w:bottom w:val="single" w:sz="4" w:space="0" w:color="auto"/>
              <w:right w:val="single" w:sz="4" w:space="0" w:color="auto"/>
            </w:tcBorders>
            <w:shd w:val="clear" w:color="auto" w:fill="auto"/>
            <w:noWrap/>
          </w:tcPr>
          <w:p w14:paraId="793C2557" w14:textId="10F6C309" w:rsidR="004C06CF" w:rsidRPr="0085529E" w:rsidRDefault="004C06CF" w:rsidP="00E3309E">
            <w:pPr>
              <w:pStyle w:val="Table"/>
              <w:spacing w:line="276" w:lineRule="auto"/>
              <w:rPr>
                <w:sz w:val="24"/>
                <w:szCs w:val="24"/>
              </w:rPr>
            </w:pPr>
            <w:r w:rsidRPr="004C06CF">
              <w:rPr>
                <w:sz w:val="24"/>
                <w:szCs w:val="24"/>
              </w:rPr>
              <w:t>0.90</w:t>
            </w:r>
            <w:r>
              <w:rPr>
                <w:sz w:val="24"/>
                <w:szCs w:val="24"/>
              </w:rPr>
              <w:t>3</w:t>
            </w:r>
          </w:p>
        </w:tc>
        <w:tc>
          <w:tcPr>
            <w:tcW w:w="1224" w:type="dxa"/>
            <w:tcBorders>
              <w:top w:val="single" w:sz="4" w:space="0" w:color="auto"/>
              <w:left w:val="nil"/>
              <w:bottom w:val="single" w:sz="4" w:space="0" w:color="auto"/>
              <w:right w:val="single" w:sz="4" w:space="0" w:color="auto"/>
            </w:tcBorders>
            <w:shd w:val="clear" w:color="auto" w:fill="auto"/>
            <w:noWrap/>
          </w:tcPr>
          <w:p w14:paraId="13717E68" w14:textId="6D41A5C5" w:rsidR="004C06CF" w:rsidRPr="0085529E" w:rsidRDefault="00510061" w:rsidP="00E3309E">
            <w:pPr>
              <w:pStyle w:val="Table"/>
              <w:spacing w:line="276" w:lineRule="auto"/>
              <w:rPr>
                <w:sz w:val="24"/>
                <w:szCs w:val="24"/>
              </w:rPr>
            </w:pPr>
            <w:r w:rsidRPr="00510061">
              <w:rPr>
                <w:sz w:val="24"/>
                <w:szCs w:val="24"/>
              </w:rPr>
              <w:t>1.00</w:t>
            </w:r>
            <w:r>
              <w:rPr>
                <w:sz w:val="24"/>
                <w:szCs w:val="24"/>
              </w:rPr>
              <w:t>2</w:t>
            </w:r>
          </w:p>
        </w:tc>
        <w:tc>
          <w:tcPr>
            <w:tcW w:w="1260" w:type="dxa"/>
            <w:tcBorders>
              <w:top w:val="single" w:sz="4" w:space="0" w:color="auto"/>
              <w:left w:val="nil"/>
              <w:bottom w:val="single" w:sz="4" w:space="0" w:color="auto"/>
              <w:right w:val="single" w:sz="4" w:space="0" w:color="auto"/>
            </w:tcBorders>
            <w:shd w:val="clear" w:color="auto" w:fill="auto"/>
            <w:noWrap/>
          </w:tcPr>
          <w:p w14:paraId="040B22BE" w14:textId="73E843AD" w:rsidR="004C06CF" w:rsidRPr="0085529E" w:rsidRDefault="00952869" w:rsidP="00E3309E">
            <w:pPr>
              <w:pStyle w:val="Table"/>
              <w:spacing w:line="276" w:lineRule="auto"/>
              <w:rPr>
                <w:sz w:val="24"/>
                <w:szCs w:val="24"/>
              </w:rPr>
            </w:pPr>
            <w:r w:rsidRPr="00952869">
              <w:rPr>
                <w:sz w:val="24"/>
                <w:szCs w:val="24"/>
              </w:rPr>
              <w:t>0.489</w:t>
            </w:r>
          </w:p>
        </w:tc>
      </w:tr>
      <w:tr w:rsidR="00896EE5" w:rsidRPr="0085529E" w14:paraId="247BC006" w14:textId="77777777" w:rsidTr="00E02732">
        <w:trPr>
          <w:trHeight w:val="20"/>
        </w:trPr>
        <w:tc>
          <w:tcPr>
            <w:tcW w:w="1350" w:type="dxa"/>
            <w:tcBorders>
              <w:top w:val="nil"/>
              <w:left w:val="single" w:sz="4" w:space="0" w:color="auto"/>
              <w:bottom w:val="single" w:sz="4" w:space="0" w:color="auto"/>
              <w:right w:val="single" w:sz="4" w:space="0" w:color="auto"/>
            </w:tcBorders>
            <w:shd w:val="clear" w:color="auto" w:fill="auto"/>
            <w:noWrap/>
            <w:hideMark/>
          </w:tcPr>
          <w:p w14:paraId="20224650" w14:textId="3085A53E" w:rsidR="00896EE5" w:rsidRPr="0085529E" w:rsidRDefault="00E02732" w:rsidP="00E3309E">
            <w:pPr>
              <w:pStyle w:val="Table"/>
              <w:spacing w:line="276" w:lineRule="auto"/>
              <w:jc w:val="left"/>
              <w:rPr>
                <w:sz w:val="24"/>
                <w:szCs w:val="24"/>
              </w:rPr>
            </w:pPr>
            <w:r>
              <w:rPr>
                <w:sz w:val="24"/>
                <w:szCs w:val="24"/>
              </w:rPr>
              <w:t>t-value</w:t>
            </w:r>
          </w:p>
        </w:tc>
        <w:tc>
          <w:tcPr>
            <w:tcW w:w="1224" w:type="dxa"/>
            <w:tcBorders>
              <w:top w:val="single" w:sz="4" w:space="0" w:color="auto"/>
              <w:left w:val="nil"/>
              <w:bottom w:val="single" w:sz="4" w:space="0" w:color="auto"/>
              <w:right w:val="single" w:sz="4" w:space="0" w:color="auto"/>
            </w:tcBorders>
          </w:tcPr>
          <w:p w14:paraId="625A0893" w14:textId="3AC5138B" w:rsidR="00896EE5" w:rsidRPr="0085529E" w:rsidRDefault="00E02732" w:rsidP="00E02732">
            <w:pPr>
              <w:pStyle w:val="Table"/>
              <w:spacing w:line="276" w:lineRule="auto"/>
              <w:rPr>
                <w:b/>
                <w:sz w:val="24"/>
                <w:szCs w:val="24"/>
              </w:rPr>
            </w:pPr>
            <w:r>
              <w:rPr>
                <w:b/>
                <w:sz w:val="24"/>
                <w:szCs w:val="24"/>
              </w:rPr>
              <w:t>4.068</w:t>
            </w:r>
            <w:r w:rsidR="00896EE5" w:rsidRPr="0085529E">
              <w:rPr>
                <w:b/>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50D6721F" w14:textId="03890658" w:rsidR="00896EE5" w:rsidRPr="0085529E" w:rsidRDefault="002270FD" w:rsidP="00E3309E">
            <w:pPr>
              <w:pStyle w:val="Table"/>
              <w:spacing w:line="276" w:lineRule="auto"/>
              <w:rPr>
                <w:b/>
                <w:sz w:val="24"/>
                <w:szCs w:val="24"/>
              </w:rPr>
            </w:pPr>
            <w:r w:rsidRPr="002270FD">
              <w:rPr>
                <w:bCs w:val="0"/>
                <w:sz w:val="24"/>
                <w:szCs w:val="24"/>
              </w:rPr>
              <w:t>1.13</w:t>
            </w:r>
            <w:r>
              <w:rPr>
                <w:bCs w:val="0"/>
                <w:sz w:val="24"/>
                <w:szCs w:val="24"/>
              </w:rPr>
              <w:t>8</w:t>
            </w:r>
          </w:p>
        </w:tc>
        <w:tc>
          <w:tcPr>
            <w:tcW w:w="1224" w:type="dxa"/>
            <w:tcBorders>
              <w:top w:val="nil"/>
              <w:left w:val="nil"/>
              <w:bottom w:val="single" w:sz="4" w:space="0" w:color="auto"/>
              <w:right w:val="single" w:sz="4" w:space="0" w:color="auto"/>
            </w:tcBorders>
            <w:shd w:val="clear" w:color="auto" w:fill="auto"/>
            <w:noWrap/>
            <w:hideMark/>
          </w:tcPr>
          <w:p w14:paraId="6128A39E" w14:textId="337E0F76" w:rsidR="00896EE5" w:rsidRPr="0085529E" w:rsidRDefault="002270FD" w:rsidP="00E3309E">
            <w:pPr>
              <w:pStyle w:val="Table"/>
              <w:spacing w:line="276" w:lineRule="auto"/>
              <w:rPr>
                <w:b/>
                <w:color w:val="000000" w:themeColor="text1"/>
                <w:sz w:val="24"/>
                <w:szCs w:val="24"/>
              </w:rPr>
            </w:pPr>
            <w:r w:rsidRPr="002270FD">
              <w:rPr>
                <w:b/>
                <w:color w:val="000000" w:themeColor="text1"/>
                <w:sz w:val="24"/>
                <w:szCs w:val="24"/>
              </w:rPr>
              <w:t>2.899</w:t>
            </w:r>
            <w:r>
              <w:rPr>
                <w:b/>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AE5ED59" w14:textId="4D2F04C2" w:rsidR="00896EE5" w:rsidRPr="0085529E" w:rsidRDefault="00896EE5" w:rsidP="004C06CF">
            <w:pPr>
              <w:pStyle w:val="Table"/>
              <w:spacing w:line="276" w:lineRule="auto"/>
              <w:rPr>
                <w:b/>
                <w:sz w:val="24"/>
                <w:szCs w:val="24"/>
              </w:rPr>
            </w:pPr>
            <w:r w:rsidRPr="0085529E">
              <w:rPr>
                <w:b/>
                <w:sz w:val="24"/>
                <w:szCs w:val="24"/>
              </w:rPr>
              <w:t>-</w:t>
            </w:r>
            <w:r w:rsidR="004C06CF" w:rsidRPr="004C06CF">
              <w:rPr>
                <w:b/>
                <w:sz w:val="24"/>
                <w:szCs w:val="24"/>
              </w:rPr>
              <w:t>7.027</w:t>
            </w:r>
            <w:r w:rsidR="004C06CF">
              <w:rPr>
                <w:b/>
                <w:sz w:val="24"/>
                <w:szCs w:val="24"/>
              </w:rPr>
              <w:t>*</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7FD713E" w14:textId="0D8586BB" w:rsidR="00896EE5" w:rsidRPr="0085529E" w:rsidRDefault="00510061" w:rsidP="00247E81">
            <w:pPr>
              <w:pStyle w:val="Table"/>
              <w:spacing w:line="276" w:lineRule="auto"/>
              <w:rPr>
                <w:b/>
                <w:sz w:val="24"/>
                <w:szCs w:val="24"/>
              </w:rPr>
            </w:pPr>
            <w:r w:rsidRPr="00510061">
              <w:rPr>
                <w:b/>
                <w:sz w:val="24"/>
                <w:szCs w:val="24"/>
              </w:rPr>
              <w:t>3.349</w:t>
            </w:r>
            <w:r w:rsidR="00896EE5" w:rsidRPr="0085529E">
              <w:rPr>
                <w:b/>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1DB78526" w14:textId="519C0622" w:rsidR="00896EE5" w:rsidRPr="0085529E" w:rsidRDefault="00952869" w:rsidP="00952869">
            <w:pPr>
              <w:pStyle w:val="Table"/>
              <w:spacing w:line="276" w:lineRule="auto"/>
              <w:rPr>
                <w:b/>
                <w:sz w:val="24"/>
                <w:szCs w:val="24"/>
              </w:rPr>
            </w:pPr>
            <w:r w:rsidRPr="00952869">
              <w:rPr>
                <w:b/>
                <w:sz w:val="24"/>
                <w:szCs w:val="24"/>
              </w:rPr>
              <w:t>3.5</w:t>
            </w:r>
            <w:r>
              <w:rPr>
                <w:b/>
                <w:sz w:val="24"/>
                <w:szCs w:val="24"/>
              </w:rPr>
              <w:t>90</w:t>
            </w:r>
            <w:r w:rsidR="00896EE5" w:rsidRPr="0085529E">
              <w:rPr>
                <w:b/>
                <w:sz w:val="24"/>
                <w:szCs w:val="24"/>
              </w:rPr>
              <w:t>**</w:t>
            </w:r>
          </w:p>
        </w:tc>
      </w:tr>
    </w:tbl>
    <w:p w14:paraId="2BAD68B6" w14:textId="77777777" w:rsidR="00896EE5" w:rsidRPr="000340D2" w:rsidRDefault="00896EE5" w:rsidP="00B23FAC">
      <w:pPr>
        <w:tabs>
          <w:tab w:val="left" w:pos="720"/>
        </w:tabs>
        <w:autoSpaceDE w:val="0"/>
        <w:autoSpaceDN w:val="0"/>
        <w:adjustRightInd w:val="0"/>
        <w:spacing w:line="276" w:lineRule="auto"/>
      </w:pPr>
    </w:p>
    <w:p w14:paraId="7A2018A4" w14:textId="01A9DCB5" w:rsidR="000340D2" w:rsidRDefault="004744DB" w:rsidP="004744DB">
      <w:pPr>
        <w:pStyle w:val="ListParagraph"/>
        <w:numPr>
          <w:ilvl w:val="0"/>
          <w:numId w:val="8"/>
        </w:numPr>
        <w:tabs>
          <w:tab w:val="left" w:pos="720"/>
        </w:tabs>
        <w:autoSpaceDE w:val="0"/>
        <w:autoSpaceDN w:val="0"/>
        <w:adjustRightInd w:val="0"/>
        <w:spacing w:line="276" w:lineRule="auto"/>
      </w:pPr>
      <w:proofErr w:type="spellStart"/>
      <w:r>
        <w:t>RDiT</w:t>
      </w:r>
      <w:proofErr w:type="spellEnd"/>
      <w:r>
        <w:t xml:space="preserve"> Analysis:</w:t>
      </w:r>
    </w:p>
    <w:p w14:paraId="418D9233" w14:textId="3406CDA7" w:rsidR="00E3309E" w:rsidRDefault="0087742F" w:rsidP="0087742F">
      <w:pPr>
        <w:tabs>
          <w:tab w:val="left" w:pos="720"/>
        </w:tabs>
        <w:autoSpaceDE w:val="0"/>
        <w:autoSpaceDN w:val="0"/>
        <w:adjustRightInd w:val="0"/>
        <w:spacing w:line="276" w:lineRule="auto"/>
      </w:pPr>
      <w:r>
        <w:lastRenderedPageBreak/>
        <w:t xml:space="preserve">Regarding our </w:t>
      </w:r>
      <w:proofErr w:type="spellStart"/>
      <w:r>
        <w:t>RDiT</w:t>
      </w:r>
      <w:proofErr w:type="spellEnd"/>
      <w:r>
        <w:t xml:space="preserve"> analysis, we revised the entire section to better report our methodology and communicate our results. First, we decided to use a month as unit of time instead of a quarter. Second, we limited our </w:t>
      </w:r>
      <w:proofErr w:type="spellStart"/>
      <w:r>
        <w:t>RDiT</w:t>
      </w:r>
      <w:proofErr w:type="spellEnd"/>
      <w:r>
        <w:t xml:space="preserve"> analysis to 12 months before and 12 months after the policy change. This means that we used monthly data from April 2013 through June 2015 (excluding April, May, and June of 2014) for </w:t>
      </w:r>
      <w:proofErr w:type="spellStart"/>
      <w:r>
        <w:t>RDiT</w:t>
      </w:r>
      <w:proofErr w:type="spellEnd"/>
      <w:r>
        <w:t xml:space="preserve"> analysis. </w:t>
      </w:r>
      <w:r w:rsidR="00EF4FE6">
        <w:t xml:space="preserve">The data from April 2013 to March 2014 are generated before the policy change and the data from July 2014 to June 2015 are generated after the policy change. </w:t>
      </w:r>
      <w:r w:rsidR="00E3309E">
        <w:t xml:space="preserve">Although we are including </w:t>
      </w:r>
      <w:r w:rsidR="00913B08">
        <w:t xml:space="preserve">12 months of data before the policy change and 12 months of data after the policy change in </w:t>
      </w:r>
      <w:proofErr w:type="spellStart"/>
      <w:r w:rsidR="00913B08">
        <w:t>RDiT</w:t>
      </w:r>
      <w:proofErr w:type="spellEnd"/>
      <w:r w:rsidR="00913B08">
        <w:t xml:space="preserve"> analysis, we use </w:t>
      </w:r>
      <w:proofErr w:type="spellStart"/>
      <w:r w:rsidR="00913B08" w:rsidRPr="00913B08">
        <w:t>Imbens-Kalyanaraman</w:t>
      </w:r>
      <w:proofErr w:type="spellEnd"/>
      <w:r w:rsidR="00913B08" w:rsidRPr="00913B08">
        <w:t xml:space="preserve"> </w:t>
      </w:r>
      <w:r w:rsidR="00134AF1">
        <w:t xml:space="preserve">method </w:t>
      </w:r>
      <w:r w:rsidR="00892474">
        <w:fldChar w:fldCharType="begin" w:fldLock="1"/>
      </w:r>
      <w:r w:rsidR="00892474">
        <w:instrText>ADDIN CSL_CITATION {"citationItems":[{"id":"ITEM-1","itemData":{"DOI":"10.3386/w14726","author":[{"dropping-particle":"","family":"Imbens","given":"Guido","non-dropping-particle":"","parse-names":false,"suffix":""},{"dropping-particle":"","family":"Kalyanaraman","given":"Karthik","non-dropping-particle":"","parse-names":false,"suffix":""}],"id":"ITEM-1","issued":{"date-parts":[["2009","2"]]},"publisher-place":"Cambridge, MA","title":"Optimal Bandwidth Choice for the Regression Discontinuity Estimator","type":"report"},"uris":["http://www.mendeley.com/documents/?uuid=85c94e9b-ee4a-3c09-926c-82f2c15c1732"]}],"mendeley":{"formattedCitation":"(Imbens and Kalyanaraman 2009)","plainTextFormattedCitation":"(Imbens and Kalyanaraman 2009)"},"properties":{"noteIndex":0},"schema":"https://github.com/citation-style-language/schema/raw/master/csl-citation.json"}</w:instrText>
      </w:r>
      <w:r w:rsidR="00892474">
        <w:fldChar w:fldCharType="separate"/>
      </w:r>
      <w:r w:rsidR="00892474" w:rsidRPr="00892474">
        <w:rPr>
          <w:noProof/>
        </w:rPr>
        <w:t>(Imbens and Kalyanaraman 2009)</w:t>
      </w:r>
      <w:r w:rsidR="00892474">
        <w:fldChar w:fldCharType="end"/>
      </w:r>
      <w:r w:rsidR="00892474">
        <w:t xml:space="preserve"> </w:t>
      </w:r>
      <w:r w:rsidR="00134AF1">
        <w:t xml:space="preserve">to determine the </w:t>
      </w:r>
      <w:r w:rsidR="00913B08" w:rsidRPr="00913B08">
        <w:t xml:space="preserve">optimal bandwidth for local linear regression in </w:t>
      </w:r>
      <w:r w:rsidR="00134AF1">
        <w:t xml:space="preserve">our </w:t>
      </w:r>
      <w:proofErr w:type="spellStart"/>
      <w:r w:rsidR="00134AF1">
        <w:t>RDiT</w:t>
      </w:r>
      <w:proofErr w:type="spellEnd"/>
      <w:r w:rsidR="00134AF1">
        <w:t xml:space="preserve"> analysis. </w:t>
      </w:r>
      <w:bookmarkStart w:id="50" w:name="_GoBack"/>
      <w:bookmarkEnd w:id="50"/>
    </w:p>
    <w:p w14:paraId="673DCF4D" w14:textId="77777777" w:rsidR="00E3309E" w:rsidRDefault="00E3309E" w:rsidP="0087742F">
      <w:pPr>
        <w:tabs>
          <w:tab w:val="left" w:pos="720"/>
        </w:tabs>
        <w:autoSpaceDE w:val="0"/>
        <w:autoSpaceDN w:val="0"/>
        <w:adjustRightInd w:val="0"/>
        <w:spacing w:line="276" w:lineRule="auto"/>
      </w:pPr>
    </w:p>
    <w:p w14:paraId="6C84ACCB" w14:textId="6F2E88AA" w:rsidR="0087742F" w:rsidRDefault="008E4CE4" w:rsidP="0087742F">
      <w:pPr>
        <w:tabs>
          <w:tab w:val="left" w:pos="720"/>
        </w:tabs>
        <w:autoSpaceDE w:val="0"/>
        <w:autoSpaceDN w:val="0"/>
        <w:adjustRightInd w:val="0"/>
        <w:spacing w:line="276" w:lineRule="auto"/>
      </w:pPr>
      <w:proofErr w:type="spellStart"/>
      <w:r>
        <w:t>Fir</w:t>
      </w:r>
      <w:proofErr w:type="spellEnd"/>
      <w:r>
        <w:t xml:space="preserve">st, we visually inspect the impact of policy change </w:t>
      </w:r>
      <w:r w:rsidR="004D3FB0">
        <w:t>on each one of our target variables:</w:t>
      </w:r>
    </w:p>
    <w:p w14:paraId="4A9AEA27" w14:textId="3415C52B" w:rsidR="004D3FB0" w:rsidRDefault="004D3FB0" w:rsidP="0087742F">
      <w:pPr>
        <w:tabs>
          <w:tab w:val="left" w:pos="720"/>
        </w:tabs>
        <w:autoSpaceDE w:val="0"/>
        <w:autoSpaceDN w:val="0"/>
        <w:adjustRightInd w:val="0"/>
        <w:spacing w:line="276" w:lineRule="auto"/>
      </w:pPr>
    </w:p>
    <w:p w14:paraId="4239C4C8" w14:textId="77777777" w:rsidR="004D3FB0" w:rsidRDefault="004D3FB0" w:rsidP="0087742F">
      <w:pPr>
        <w:tabs>
          <w:tab w:val="left" w:pos="720"/>
        </w:tabs>
        <w:autoSpaceDE w:val="0"/>
        <w:autoSpaceDN w:val="0"/>
        <w:adjustRightInd w:val="0"/>
        <w:spacing w:line="276" w:lineRule="auto"/>
      </w:pPr>
    </w:p>
    <w:p w14:paraId="37536976" w14:textId="16019356" w:rsidR="0087742F" w:rsidRDefault="0087742F" w:rsidP="0087742F">
      <w:pPr>
        <w:tabs>
          <w:tab w:val="left" w:pos="720"/>
        </w:tabs>
        <w:autoSpaceDE w:val="0"/>
        <w:autoSpaceDN w:val="0"/>
        <w:adjustRightInd w:val="0"/>
        <w:spacing w:line="276" w:lineRule="auto"/>
      </w:pPr>
    </w:p>
    <w:p w14:paraId="557DF7F3" w14:textId="77777777" w:rsidR="0087742F" w:rsidRDefault="0087742F" w:rsidP="0087742F">
      <w:pPr>
        <w:tabs>
          <w:tab w:val="left" w:pos="720"/>
        </w:tabs>
        <w:autoSpaceDE w:val="0"/>
        <w:autoSpaceDN w:val="0"/>
        <w:adjustRightInd w:val="0"/>
        <w:spacing w:line="276" w:lineRule="auto"/>
      </w:pP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D03D2B" w:rsidRPr="0085529E" w14:paraId="3874D37D"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5F3968C2" w14:textId="77777777" w:rsidR="00D03D2B" w:rsidRPr="0085529E" w:rsidRDefault="00D03D2B" w:rsidP="00E3309E">
            <w:pPr>
              <w:pStyle w:val="Table"/>
              <w:spacing w:line="276" w:lineRule="auto"/>
              <w:jc w:val="left"/>
              <w:rPr>
                <w:b/>
                <w:sz w:val="24"/>
                <w:szCs w:val="24"/>
              </w:rPr>
            </w:pPr>
            <w:r w:rsidRPr="0085529E">
              <w:rPr>
                <w:b/>
                <w:sz w:val="24"/>
                <w:szCs w:val="24"/>
              </w:rPr>
              <w:t>Table xx. The Results of RDD Analysis for Monthly Data</w:t>
            </w:r>
          </w:p>
        </w:tc>
      </w:tr>
      <w:tr w:rsidR="00D03D2B" w:rsidRPr="0085529E" w14:paraId="2D30DFD7"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74E2234C" w14:textId="77777777" w:rsidR="00D03D2B" w:rsidRPr="0085529E" w:rsidRDefault="00D03D2B" w:rsidP="00E3309E">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2270FFFD" w14:textId="77777777" w:rsidR="00D03D2B" w:rsidRPr="0085529E" w:rsidRDefault="00D03D2B" w:rsidP="00E3309E">
            <w:pPr>
              <w:pStyle w:val="Table"/>
              <w:spacing w:line="276" w:lineRule="auto"/>
              <w:rPr>
                <w:sz w:val="24"/>
                <w:szCs w:val="24"/>
              </w:rPr>
            </w:pPr>
            <w:r w:rsidRPr="0085529E">
              <w:rPr>
                <w:sz w:val="24"/>
                <w:szCs w:val="24"/>
              </w:rPr>
              <w:t>Topic_</w:t>
            </w:r>
          </w:p>
          <w:p w14:paraId="64195D9B" w14:textId="77777777" w:rsidR="00D03D2B" w:rsidRPr="0085529E" w:rsidRDefault="00D03D2B" w:rsidP="00E3309E">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3C28F533" w14:textId="77777777" w:rsidR="00D03D2B" w:rsidRPr="0085529E" w:rsidRDefault="00D03D2B" w:rsidP="00E3309E">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0A5382F7" w14:textId="77777777" w:rsidR="00D03D2B" w:rsidRPr="0085529E" w:rsidRDefault="00D03D2B" w:rsidP="00E3309E">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40D4049D" w14:textId="77777777" w:rsidR="00D03D2B" w:rsidRPr="0085529E" w:rsidRDefault="00D03D2B" w:rsidP="00E3309E">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20C1CE6F" w14:textId="77777777" w:rsidR="00D03D2B" w:rsidRPr="0085529E" w:rsidRDefault="00D03D2B" w:rsidP="00E3309E">
            <w:pPr>
              <w:pStyle w:val="Table"/>
              <w:spacing w:line="276" w:lineRule="auto"/>
              <w:rPr>
                <w:sz w:val="24"/>
                <w:szCs w:val="24"/>
              </w:rPr>
            </w:pPr>
            <w:r w:rsidRPr="0085529E">
              <w:rPr>
                <w:sz w:val="24"/>
                <w:szCs w:val="24"/>
              </w:rPr>
              <w:t>PD_</w:t>
            </w:r>
          </w:p>
          <w:p w14:paraId="4619322B" w14:textId="77777777" w:rsidR="00D03D2B" w:rsidRPr="0085529E" w:rsidRDefault="00D03D2B" w:rsidP="00E3309E">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4FA67E27" w14:textId="77777777" w:rsidR="00D03D2B" w:rsidRPr="0085529E" w:rsidRDefault="00D03D2B" w:rsidP="00E3309E">
            <w:pPr>
              <w:pStyle w:val="Table"/>
              <w:spacing w:line="276" w:lineRule="auto"/>
              <w:rPr>
                <w:sz w:val="24"/>
                <w:szCs w:val="24"/>
              </w:rPr>
            </w:pPr>
            <w:r w:rsidRPr="0085529E">
              <w:rPr>
                <w:sz w:val="24"/>
                <w:szCs w:val="24"/>
              </w:rPr>
              <w:t>CV_</w:t>
            </w:r>
          </w:p>
          <w:p w14:paraId="4142728A" w14:textId="77777777" w:rsidR="00D03D2B" w:rsidRPr="0085529E" w:rsidRDefault="00D03D2B" w:rsidP="00E3309E">
            <w:pPr>
              <w:pStyle w:val="Table"/>
              <w:spacing w:line="276" w:lineRule="auto"/>
              <w:rPr>
                <w:sz w:val="24"/>
                <w:szCs w:val="24"/>
              </w:rPr>
            </w:pPr>
            <w:r w:rsidRPr="0085529E">
              <w:rPr>
                <w:sz w:val="24"/>
                <w:szCs w:val="24"/>
              </w:rPr>
              <w:t>Sentiment</w:t>
            </w:r>
          </w:p>
        </w:tc>
      </w:tr>
      <w:tr w:rsidR="00D03D2B" w:rsidRPr="0085529E" w14:paraId="68B63838"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47080E6D" w14:textId="77777777" w:rsidR="00D03D2B" w:rsidRPr="0085529E" w:rsidRDefault="00D03D2B" w:rsidP="00795D58">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1B1E44D7" w14:textId="5472B33C" w:rsidR="00D03D2B" w:rsidRPr="0085529E" w:rsidRDefault="000B3102" w:rsidP="00E3309E">
            <w:pPr>
              <w:pStyle w:val="Table"/>
              <w:spacing w:line="276" w:lineRule="auto"/>
              <w:rPr>
                <w:b/>
                <w:sz w:val="24"/>
                <w:szCs w:val="24"/>
              </w:rPr>
            </w:pPr>
            <w:r w:rsidRPr="000B3102">
              <w:rPr>
                <w:b/>
                <w:sz w:val="24"/>
                <w:szCs w:val="24"/>
              </w:rPr>
              <w:t>2.843</w:t>
            </w:r>
            <w:r w:rsidR="00D03D2B" w:rsidRPr="0085529E">
              <w:rPr>
                <w:b/>
                <w:sz w:val="24"/>
                <w:szCs w:val="24"/>
              </w:rPr>
              <w:t>**</w:t>
            </w:r>
          </w:p>
          <w:p w14:paraId="7343AC64" w14:textId="6E1357B2" w:rsidR="00D03D2B" w:rsidRPr="0085529E" w:rsidRDefault="00D03D2B" w:rsidP="00E3309E">
            <w:pPr>
              <w:pStyle w:val="Table"/>
              <w:spacing w:line="276" w:lineRule="auto"/>
              <w:rPr>
                <w:b/>
                <w:sz w:val="24"/>
                <w:szCs w:val="24"/>
              </w:rPr>
            </w:pPr>
            <w:r w:rsidRPr="0085529E">
              <w:rPr>
                <w:b/>
                <w:sz w:val="24"/>
                <w:szCs w:val="24"/>
              </w:rPr>
              <w:t>(</w:t>
            </w:r>
            <w:r w:rsidR="000B3102" w:rsidRPr="000B3102">
              <w:rPr>
                <w:b/>
                <w:sz w:val="24"/>
                <w:szCs w:val="24"/>
              </w:rPr>
              <w:t>0.607</w:t>
            </w:r>
            <w:r w:rsidRPr="0085529E">
              <w:rPr>
                <w:b/>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07346AE3" w14:textId="77777777" w:rsidR="00D03D2B" w:rsidRPr="00950FC2" w:rsidRDefault="004D715C" w:rsidP="00E3309E">
            <w:pPr>
              <w:pStyle w:val="Table"/>
              <w:spacing w:line="276" w:lineRule="auto"/>
              <w:rPr>
                <w:bCs w:val="0"/>
                <w:sz w:val="24"/>
                <w:szCs w:val="24"/>
              </w:rPr>
            </w:pPr>
            <w:r w:rsidRPr="00950FC2">
              <w:rPr>
                <w:bCs w:val="0"/>
                <w:sz w:val="24"/>
                <w:szCs w:val="24"/>
              </w:rPr>
              <w:t>1.159</w:t>
            </w:r>
          </w:p>
          <w:p w14:paraId="64F1953D" w14:textId="6411F677" w:rsidR="004D715C" w:rsidRPr="00950FC2" w:rsidRDefault="004D715C" w:rsidP="00E3309E">
            <w:pPr>
              <w:pStyle w:val="Table"/>
              <w:spacing w:line="276" w:lineRule="auto"/>
              <w:rPr>
                <w:bCs w:val="0"/>
                <w:sz w:val="24"/>
                <w:szCs w:val="24"/>
              </w:rPr>
            </w:pPr>
            <w:r w:rsidRPr="00950FC2">
              <w:rPr>
                <w:bCs w:val="0"/>
                <w:sz w:val="24"/>
                <w:szCs w:val="24"/>
              </w:rPr>
              <w:t>(3.034)</w:t>
            </w:r>
          </w:p>
        </w:tc>
        <w:tc>
          <w:tcPr>
            <w:tcW w:w="1224" w:type="dxa"/>
            <w:tcBorders>
              <w:top w:val="nil"/>
              <w:left w:val="nil"/>
              <w:bottom w:val="single" w:sz="4" w:space="0" w:color="auto"/>
              <w:right w:val="single" w:sz="4" w:space="0" w:color="auto"/>
            </w:tcBorders>
            <w:shd w:val="clear" w:color="auto" w:fill="auto"/>
            <w:noWrap/>
            <w:hideMark/>
          </w:tcPr>
          <w:p w14:paraId="22F7340E" w14:textId="22AB9E6C" w:rsidR="00D03D2B" w:rsidRPr="0085529E" w:rsidRDefault="00A933BA" w:rsidP="00E3309E">
            <w:pPr>
              <w:pStyle w:val="Table"/>
              <w:spacing w:line="276" w:lineRule="auto"/>
              <w:rPr>
                <w:b/>
                <w:color w:val="000000" w:themeColor="text1"/>
                <w:sz w:val="24"/>
                <w:szCs w:val="24"/>
              </w:rPr>
            </w:pPr>
            <w:r w:rsidRPr="00A933BA">
              <w:rPr>
                <w:b/>
                <w:color w:val="000000" w:themeColor="text1"/>
                <w:sz w:val="24"/>
                <w:szCs w:val="24"/>
              </w:rPr>
              <w:t>0.050</w:t>
            </w:r>
            <w:r w:rsidR="00D03D2B" w:rsidRPr="0085529E">
              <w:rPr>
                <w:b/>
                <w:color w:val="000000" w:themeColor="text1"/>
                <w:sz w:val="24"/>
                <w:szCs w:val="24"/>
              </w:rPr>
              <w:t>**</w:t>
            </w:r>
          </w:p>
          <w:p w14:paraId="0094D056" w14:textId="0E210E13" w:rsidR="00D03D2B" w:rsidRPr="0085529E" w:rsidRDefault="00D03D2B" w:rsidP="00E3309E">
            <w:pPr>
              <w:pStyle w:val="Table"/>
              <w:spacing w:line="276" w:lineRule="auto"/>
              <w:rPr>
                <w:b/>
                <w:color w:val="000000" w:themeColor="text1"/>
                <w:sz w:val="24"/>
                <w:szCs w:val="24"/>
              </w:rPr>
            </w:pPr>
            <w:r w:rsidRPr="0085529E">
              <w:rPr>
                <w:b/>
                <w:color w:val="000000" w:themeColor="text1"/>
                <w:sz w:val="24"/>
                <w:szCs w:val="24"/>
              </w:rPr>
              <w:t>(0.00</w:t>
            </w:r>
            <w:r w:rsidR="00A933BA">
              <w:rPr>
                <w:b/>
                <w:color w:val="000000" w:themeColor="text1"/>
                <w:sz w:val="24"/>
                <w:szCs w:val="24"/>
              </w:rPr>
              <w:t>8</w:t>
            </w:r>
            <w:r w:rsidRPr="0085529E">
              <w:rPr>
                <w:b/>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0FCDF94" w14:textId="6AB2910F" w:rsidR="00D03D2B" w:rsidRPr="0085529E" w:rsidRDefault="00E376E2" w:rsidP="00E3309E">
            <w:pPr>
              <w:pStyle w:val="Table"/>
              <w:spacing w:line="276" w:lineRule="auto"/>
              <w:rPr>
                <w:b/>
                <w:sz w:val="24"/>
                <w:szCs w:val="24"/>
              </w:rPr>
            </w:pPr>
            <w:r w:rsidRPr="00E376E2">
              <w:rPr>
                <w:b/>
                <w:sz w:val="24"/>
                <w:szCs w:val="24"/>
              </w:rPr>
              <w:t>-0.0</w:t>
            </w:r>
            <w:r>
              <w:rPr>
                <w:b/>
                <w:sz w:val="24"/>
                <w:szCs w:val="24"/>
              </w:rPr>
              <w:t>90*</w:t>
            </w:r>
            <w:r w:rsidRPr="00E376E2">
              <w:rPr>
                <w:b/>
                <w:sz w:val="24"/>
                <w:szCs w:val="24"/>
              </w:rPr>
              <w:t xml:space="preserve"> </w:t>
            </w:r>
            <w:r w:rsidR="00D03D2B" w:rsidRPr="0085529E">
              <w:rPr>
                <w:b/>
                <w:sz w:val="24"/>
                <w:szCs w:val="24"/>
              </w:rPr>
              <w:t>(</w:t>
            </w:r>
            <w:r w:rsidR="004778E6" w:rsidRPr="004778E6">
              <w:rPr>
                <w:b/>
                <w:sz w:val="24"/>
                <w:szCs w:val="24"/>
              </w:rPr>
              <w:t>0.03</w:t>
            </w:r>
            <w:r w:rsidR="004778E6">
              <w:rPr>
                <w:b/>
                <w:sz w:val="24"/>
                <w:szCs w:val="24"/>
              </w:rPr>
              <w:t>4</w:t>
            </w:r>
            <w:r w:rsidR="00D03D2B"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2DEE4EE" w14:textId="178CAA08" w:rsidR="00D03D2B" w:rsidRPr="0085529E" w:rsidRDefault="000B676E" w:rsidP="00E3309E">
            <w:pPr>
              <w:pStyle w:val="Table"/>
              <w:spacing w:line="276" w:lineRule="auto"/>
              <w:rPr>
                <w:b/>
                <w:sz w:val="24"/>
                <w:szCs w:val="24"/>
              </w:rPr>
            </w:pPr>
            <w:r w:rsidRPr="000B676E">
              <w:rPr>
                <w:b/>
                <w:sz w:val="24"/>
                <w:szCs w:val="24"/>
              </w:rPr>
              <w:t xml:space="preserve">0.291 </w:t>
            </w:r>
            <w:r w:rsidR="00D03D2B" w:rsidRPr="0085529E">
              <w:rPr>
                <w:b/>
                <w:sz w:val="24"/>
                <w:szCs w:val="24"/>
              </w:rPr>
              <w:t>(</w:t>
            </w:r>
            <w:r w:rsidRPr="000B676E">
              <w:rPr>
                <w:b/>
                <w:sz w:val="24"/>
                <w:szCs w:val="24"/>
              </w:rPr>
              <w:t>0.139</w:t>
            </w:r>
            <w:r w:rsidR="00D03D2B" w:rsidRPr="0085529E">
              <w:rPr>
                <w:b/>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7C0143EB" w14:textId="77777777" w:rsidR="00D03D2B" w:rsidRPr="0085529E" w:rsidRDefault="00D03D2B" w:rsidP="00E3309E">
            <w:pPr>
              <w:pStyle w:val="Table"/>
              <w:spacing w:line="276" w:lineRule="auto"/>
              <w:rPr>
                <w:b/>
                <w:sz w:val="24"/>
                <w:szCs w:val="24"/>
              </w:rPr>
            </w:pPr>
            <w:r w:rsidRPr="0085529E">
              <w:rPr>
                <w:b/>
                <w:sz w:val="24"/>
                <w:szCs w:val="24"/>
              </w:rPr>
              <w:t>0.114***</w:t>
            </w:r>
          </w:p>
          <w:p w14:paraId="579776D2" w14:textId="77777777" w:rsidR="00D03D2B" w:rsidRPr="0085529E" w:rsidRDefault="00D03D2B" w:rsidP="00E3309E">
            <w:pPr>
              <w:pStyle w:val="Table"/>
              <w:spacing w:line="276" w:lineRule="auto"/>
              <w:rPr>
                <w:b/>
                <w:sz w:val="24"/>
                <w:szCs w:val="24"/>
              </w:rPr>
            </w:pPr>
            <w:r w:rsidRPr="0085529E">
              <w:rPr>
                <w:b/>
                <w:sz w:val="24"/>
                <w:szCs w:val="24"/>
              </w:rPr>
              <w:t>(0.026)</w:t>
            </w:r>
          </w:p>
        </w:tc>
      </w:tr>
      <w:tr w:rsidR="00D03D2B" w:rsidRPr="0085529E" w14:paraId="69803AAD"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3197A5B2" w14:textId="4490E2FA" w:rsidR="00D03D2B" w:rsidRPr="0085529E" w:rsidRDefault="00950FC2" w:rsidP="00795D58">
            <w:pPr>
              <w:pStyle w:val="Table"/>
              <w:spacing w:line="276" w:lineRule="auto"/>
              <w:jc w:val="left"/>
              <w:rPr>
                <w:bCs w:val="0"/>
                <w:sz w:val="24"/>
                <w:szCs w:val="24"/>
              </w:rPr>
            </w:pPr>
            <m:oMathPara>
              <m:oMath>
                <m:r>
                  <m:rPr>
                    <m:sty m:val="p"/>
                  </m:rPr>
                  <w:rPr>
                    <w:rFonts w:ascii="Cambria Math" w:hAnsi="Cambria Math"/>
                    <w:sz w:val="24"/>
                    <w:szCs w:val="24"/>
                  </w:rPr>
                  <m:t>Month</m:t>
                </m:r>
              </m:oMath>
            </m:oMathPara>
          </w:p>
        </w:tc>
        <w:tc>
          <w:tcPr>
            <w:tcW w:w="1224" w:type="dxa"/>
            <w:tcBorders>
              <w:top w:val="single" w:sz="4" w:space="0" w:color="auto"/>
              <w:left w:val="nil"/>
              <w:bottom w:val="single" w:sz="4" w:space="0" w:color="auto"/>
              <w:right w:val="single" w:sz="4" w:space="0" w:color="auto"/>
            </w:tcBorders>
          </w:tcPr>
          <w:p w14:paraId="21BC5FFA" w14:textId="54CFC1EC" w:rsidR="00D03D2B" w:rsidRPr="00950FC2" w:rsidRDefault="00275696" w:rsidP="00E3309E">
            <w:pPr>
              <w:pStyle w:val="Table"/>
              <w:spacing w:line="276" w:lineRule="auto"/>
              <w:rPr>
                <w:bCs w:val="0"/>
                <w:sz w:val="24"/>
                <w:szCs w:val="24"/>
              </w:rPr>
            </w:pPr>
            <w:r w:rsidRPr="00950FC2">
              <w:rPr>
                <w:bCs w:val="0"/>
                <w:sz w:val="24"/>
                <w:szCs w:val="24"/>
              </w:rPr>
              <w:t xml:space="preserve">-1.098 </w:t>
            </w:r>
            <w:r w:rsidR="00D03D2B" w:rsidRPr="00950FC2">
              <w:rPr>
                <w:bCs w:val="0"/>
                <w:sz w:val="24"/>
                <w:szCs w:val="24"/>
              </w:rPr>
              <w:t>(</w:t>
            </w:r>
            <w:r w:rsidRPr="00950FC2">
              <w:rPr>
                <w:bCs w:val="0"/>
                <w:sz w:val="24"/>
                <w:szCs w:val="24"/>
              </w:rPr>
              <w:t>0.668</w:t>
            </w:r>
            <w:r w:rsidR="00D03D2B" w:rsidRPr="00950FC2">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62E9BC7D" w14:textId="34F153E1" w:rsidR="00D03D2B" w:rsidRPr="00950FC2" w:rsidRDefault="00AD3AD7" w:rsidP="00E3309E">
            <w:pPr>
              <w:pStyle w:val="Table"/>
              <w:spacing w:line="276" w:lineRule="auto"/>
              <w:rPr>
                <w:bCs w:val="0"/>
                <w:sz w:val="24"/>
                <w:szCs w:val="24"/>
              </w:rPr>
            </w:pPr>
            <w:r w:rsidRPr="00950FC2">
              <w:rPr>
                <w:bCs w:val="0"/>
                <w:sz w:val="24"/>
                <w:szCs w:val="24"/>
              </w:rPr>
              <w:t xml:space="preserve">2.211 </w:t>
            </w:r>
            <w:r w:rsidR="00D03D2B" w:rsidRPr="00950FC2">
              <w:rPr>
                <w:bCs w:val="0"/>
                <w:sz w:val="24"/>
                <w:szCs w:val="24"/>
              </w:rPr>
              <w:t>(</w:t>
            </w:r>
            <w:r w:rsidRPr="00950FC2">
              <w:rPr>
                <w:bCs w:val="0"/>
                <w:sz w:val="24"/>
                <w:szCs w:val="24"/>
              </w:rPr>
              <w:t>3.336</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BF0F974" w14:textId="4657D72E" w:rsidR="00D03D2B" w:rsidRPr="0085529E" w:rsidRDefault="00A933BA" w:rsidP="00E3309E">
            <w:pPr>
              <w:pStyle w:val="Table"/>
              <w:spacing w:line="276" w:lineRule="auto"/>
              <w:rPr>
                <w:b/>
                <w:bCs w:val="0"/>
                <w:color w:val="000000" w:themeColor="text1"/>
                <w:sz w:val="24"/>
                <w:szCs w:val="24"/>
              </w:rPr>
            </w:pPr>
            <w:r w:rsidRPr="00A933BA">
              <w:rPr>
                <w:b/>
                <w:bCs w:val="0"/>
                <w:color w:val="000000" w:themeColor="text1"/>
                <w:sz w:val="24"/>
                <w:szCs w:val="24"/>
              </w:rPr>
              <w:t>-0.032</w:t>
            </w:r>
            <w:r w:rsidR="00D03D2B" w:rsidRPr="0085529E">
              <w:rPr>
                <w:b/>
                <w:bCs w:val="0"/>
                <w:color w:val="000000" w:themeColor="text1"/>
                <w:sz w:val="24"/>
                <w:szCs w:val="24"/>
              </w:rPr>
              <w:t>*</w:t>
            </w:r>
          </w:p>
          <w:p w14:paraId="269E9C27" w14:textId="78E18153" w:rsidR="00D03D2B" w:rsidRPr="0085529E" w:rsidRDefault="00D03D2B" w:rsidP="00E3309E">
            <w:pPr>
              <w:pStyle w:val="Table"/>
              <w:spacing w:line="276" w:lineRule="auto"/>
              <w:rPr>
                <w:color w:val="000000" w:themeColor="text1"/>
                <w:sz w:val="24"/>
                <w:szCs w:val="24"/>
              </w:rPr>
            </w:pPr>
            <w:r w:rsidRPr="0085529E">
              <w:rPr>
                <w:b/>
                <w:bCs w:val="0"/>
                <w:color w:val="000000" w:themeColor="text1"/>
                <w:sz w:val="24"/>
                <w:szCs w:val="24"/>
              </w:rPr>
              <w:t>(0.0</w:t>
            </w:r>
            <w:r w:rsidR="00A933BA">
              <w:rPr>
                <w:b/>
                <w:bCs w:val="0"/>
                <w:color w:val="000000" w:themeColor="text1"/>
                <w:sz w:val="24"/>
                <w:szCs w:val="24"/>
              </w:rPr>
              <w:t>10</w:t>
            </w:r>
            <w:r w:rsidRPr="0085529E">
              <w:rPr>
                <w:b/>
                <w:bCs w:val="0"/>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2E4D359" w14:textId="19001F28" w:rsidR="00D03D2B" w:rsidRPr="0085529E" w:rsidRDefault="004B5D2E" w:rsidP="00E3309E">
            <w:pPr>
              <w:pStyle w:val="Table"/>
              <w:spacing w:line="276" w:lineRule="auto"/>
              <w:rPr>
                <w:sz w:val="24"/>
                <w:szCs w:val="24"/>
              </w:rPr>
            </w:pPr>
            <w:r w:rsidRPr="004B5D2E">
              <w:rPr>
                <w:sz w:val="24"/>
                <w:szCs w:val="24"/>
              </w:rPr>
              <w:t xml:space="preserve">0.042 </w:t>
            </w:r>
            <w:r w:rsidR="00D03D2B" w:rsidRPr="0085529E">
              <w:rPr>
                <w:sz w:val="24"/>
                <w:szCs w:val="24"/>
              </w:rPr>
              <w:t>(</w:t>
            </w:r>
            <w:r w:rsidRPr="004B5D2E">
              <w:rPr>
                <w:sz w:val="24"/>
                <w:szCs w:val="24"/>
              </w:rPr>
              <w:t>0.040</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1F8CB023" w14:textId="77777777" w:rsidR="00D03D2B" w:rsidRPr="0085529E" w:rsidRDefault="00D03D2B" w:rsidP="00E3309E">
            <w:pPr>
              <w:pStyle w:val="Table"/>
              <w:spacing w:line="276" w:lineRule="auto"/>
              <w:rPr>
                <w:sz w:val="24"/>
                <w:szCs w:val="24"/>
              </w:rPr>
            </w:pPr>
            <w:r w:rsidRPr="0085529E">
              <w:rPr>
                <w:sz w:val="24"/>
                <w:szCs w:val="24"/>
              </w:rPr>
              <w:t>0.038</w:t>
            </w:r>
          </w:p>
          <w:p w14:paraId="734DE809" w14:textId="77777777" w:rsidR="00D03D2B" w:rsidRPr="0085529E" w:rsidRDefault="00D03D2B" w:rsidP="00E3309E">
            <w:pPr>
              <w:pStyle w:val="Table"/>
              <w:spacing w:line="276" w:lineRule="auto"/>
              <w:rPr>
                <w:sz w:val="24"/>
                <w:szCs w:val="24"/>
              </w:rPr>
            </w:pPr>
            <w:r w:rsidRPr="0085529E">
              <w:rPr>
                <w:sz w:val="24"/>
                <w:szCs w:val="24"/>
              </w:rPr>
              <w:t>(0.057)</w:t>
            </w:r>
          </w:p>
        </w:tc>
        <w:tc>
          <w:tcPr>
            <w:tcW w:w="1260" w:type="dxa"/>
            <w:tcBorders>
              <w:top w:val="nil"/>
              <w:left w:val="nil"/>
              <w:bottom w:val="single" w:sz="4" w:space="0" w:color="auto"/>
              <w:right w:val="single" w:sz="4" w:space="0" w:color="auto"/>
            </w:tcBorders>
            <w:shd w:val="clear" w:color="auto" w:fill="auto"/>
            <w:noWrap/>
            <w:hideMark/>
          </w:tcPr>
          <w:p w14:paraId="0ECB9064" w14:textId="77777777" w:rsidR="00D03D2B" w:rsidRPr="0085529E" w:rsidRDefault="00D03D2B" w:rsidP="00E3309E">
            <w:pPr>
              <w:pStyle w:val="Table"/>
              <w:spacing w:line="276" w:lineRule="auto"/>
              <w:rPr>
                <w:sz w:val="24"/>
                <w:szCs w:val="24"/>
              </w:rPr>
            </w:pPr>
            <w:r w:rsidRPr="0085529E">
              <w:rPr>
                <w:sz w:val="24"/>
                <w:szCs w:val="24"/>
              </w:rPr>
              <w:t>-0.015</w:t>
            </w:r>
          </w:p>
          <w:p w14:paraId="326F0E31" w14:textId="77777777" w:rsidR="00D03D2B" w:rsidRPr="0085529E" w:rsidRDefault="00D03D2B" w:rsidP="00E3309E">
            <w:pPr>
              <w:pStyle w:val="Table"/>
              <w:spacing w:line="276" w:lineRule="auto"/>
              <w:rPr>
                <w:sz w:val="24"/>
                <w:szCs w:val="24"/>
              </w:rPr>
            </w:pPr>
            <w:r w:rsidRPr="0085529E">
              <w:rPr>
                <w:sz w:val="24"/>
                <w:szCs w:val="24"/>
              </w:rPr>
              <w:t>(0.012)</w:t>
            </w:r>
          </w:p>
        </w:tc>
      </w:tr>
      <w:tr w:rsidR="00D03D2B" w:rsidRPr="0085529E" w14:paraId="5608AA50"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7757E69F" w14:textId="5F1C25D2" w:rsidR="00D03D2B" w:rsidRPr="0085529E" w:rsidRDefault="00E3309E" w:rsidP="00795D58">
            <w:pPr>
              <w:pStyle w:val="Table"/>
              <w:spacing w:line="276" w:lineRule="auto"/>
              <w:jc w:val="left"/>
              <w:rPr>
                <w:bCs w:val="0"/>
                <w:sz w:val="24"/>
                <w:szCs w:val="24"/>
              </w:rPr>
            </w:pPr>
            <m:oMathPara>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2</m:t>
                    </m:r>
                  </m:sup>
                </m:sSup>
              </m:oMath>
            </m:oMathPara>
          </w:p>
        </w:tc>
        <w:tc>
          <w:tcPr>
            <w:tcW w:w="1224" w:type="dxa"/>
            <w:tcBorders>
              <w:top w:val="single" w:sz="4" w:space="0" w:color="auto"/>
              <w:left w:val="nil"/>
              <w:bottom w:val="single" w:sz="4" w:space="0" w:color="auto"/>
              <w:right w:val="single" w:sz="4" w:space="0" w:color="auto"/>
            </w:tcBorders>
          </w:tcPr>
          <w:p w14:paraId="0237518F" w14:textId="61F0A44A" w:rsidR="00D03D2B" w:rsidRPr="00950FC2" w:rsidRDefault="00275696" w:rsidP="00E3309E">
            <w:pPr>
              <w:pStyle w:val="Table"/>
              <w:spacing w:line="276" w:lineRule="auto"/>
              <w:rPr>
                <w:bCs w:val="0"/>
                <w:sz w:val="24"/>
                <w:szCs w:val="24"/>
              </w:rPr>
            </w:pPr>
            <w:r w:rsidRPr="00950FC2">
              <w:rPr>
                <w:bCs w:val="0"/>
                <w:sz w:val="24"/>
                <w:szCs w:val="24"/>
              </w:rPr>
              <w:t>-0.226</w:t>
            </w:r>
            <w:r w:rsidR="00D03D2B" w:rsidRPr="00950FC2">
              <w:rPr>
                <w:bCs w:val="0"/>
                <w:sz w:val="24"/>
                <w:szCs w:val="24"/>
              </w:rPr>
              <w:t xml:space="preserve"> (</w:t>
            </w:r>
            <w:r w:rsidRPr="00950FC2">
              <w:rPr>
                <w:bCs w:val="0"/>
                <w:sz w:val="24"/>
                <w:szCs w:val="24"/>
              </w:rPr>
              <w:t>0.213)</w:t>
            </w:r>
          </w:p>
        </w:tc>
        <w:tc>
          <w:tcPr>
            <w:tcW w:w="1224" w:type="dxa"/>
            <w:tcBorders>
              <w:top w:val="nil"/>
              <w:left w:val="single" w:sz="4" w:space="0" w:color="auto"/>
              <w:bottom w:val="single" w:sz="4" w:space="0" w:color="auto"/>
              <w:right w:val="single" w:sz="4" w:space="0" w:color="auto"/>
            </w:tcBorders>
            <w:shd w:val="clear" w:color="auto" w:fill="auto"/>
            <w:noWrap/>
            <w:hideMark/>
          </w:tcPr>
          <w:p w14:paraId="0AB03CC2" w14:textId="4E2884EF" w:rsidR="00D03D2B" w:rsidRPr="00950FC2" w:rsidRDefault="00AD3AD7" w:rsidP="00E3309E">
            <w:pPr>
              <w:pStyle w:val="Table"/>
              <w:spacing w:line="276" w:lineRule="auto"/>
              <w:rPr>
                <w:bCs w:val="0"/>
                <w:sz w:val="24"/>
                <w:szCs w:val="24"/>
              </w:rPr>
            </w:pPr>
            <w:r w:rsidRPr="00950FC2">
              <w:rPr>
                <w:bCs w:val="0"/>
                <w:sz w:val="24"/>
                <w:szCs w:val="24"/>
              </w:rPr>
              <w:t xml:space="preserve">0.471 </w:t>
            </w:r>
            <w:r w:rsidR="00D03D2B" w:rsidRPr="00950FC2">
              <w:rPr>
                <w:bCs w:val="0"/>
                <w:sz w:val="24"/>
                <w:szCs w:val="24"/>
              </w:rPr>
              <w:t>(</w:t>
            </w:r>
            <w:r w:rsidRPr="00950FC2">
              <w:rPr>
                <w:bCs w:val="0"/>
                <w:sz w:val="24"/>
                <w:szCs w:val="24"/>
              </w:rPr>
              <w:t>1.067</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26179806" w14:textId="25C7B1E9" w:rsidR="00D03D2B" w:rsidRPr="0085529E" w:rsidRDefault="00A933BA" w:rsidP="00E3309E">
            <w:pPr>
              <w:pStyle w:val="Table"/>
              <w:spacing w:line="276" w:lineRule="auto"/>
              <w:rPr>
                <w:b/>
                <w:color w:val="000000" w:themeColor="text1"/>
                <w:sz w:val="24"/>
                <w:szCs w:val="24"/>
              </w:rPr>
            </w:pPr>
            <w:r w:rsidRPr="00A933BA">
              <w:rPr>
                <w:b/>
                <w:color w:val="000000" w:themeColor="text1"/>
                <w:sz w:val="24"/>
                <w:szCs w:val="24"/>
              </w:rPr>
              <w:t>-0.009</w:t>
            </w:r>
            <w:r w:rsidR="00D03D2B" w:rsidRPr="0085529E">
              <w:rPr>
                <w:b/>
                <w:color w:val="000000" w:themeColor="text1"/>
                <w:sz w:val="24"/>
                <w:szCs w:val="24"/>
              </w:rPr>
              <w:t>*</w:t>
            </w:r>
          </w:p>
          <w:p w14:paraId="722FE4D6" w14:textId="0458D30A" w:rsidR="00D03D2B" w:rsidRPr="0085529E" w:rsidRDefault="00D03D2B" w:rsidP="00E3309E">
            <w:pPr>
              <w:pStyle w:val="Table"/>
              <w:spacing w:line="276" w:lineRule="auto"/>
              <w:rPr>
                <w:color w:val="000000" w:themeColor="text1"/>
                <w:sz w:val="24"/>
                <w:szCs w:val="24"/>
              </w:rPr>
            </w:pPr>
            <w:r w:rsidRPr="0085529E">
              <w:rPr>
                <w:b/>
                <w:color w:val="000000" w:themeColor="text1"/>
                <w:sz w:val="24"/>
                <w:szCs w:val="24"/>
              </w:rPr>
              <w:t>(0.00</w:t>
            </w:r>
            <w:r w:rsidR="00A933BA">
              <w:rPr>
                <w:b/>
                <w:color w:val="000000" w:themeColor="text1"/>
                <w:sz w:val="24"/>
                <w:szCs w:val="24"/>
              </w:rPr>
              <w:t>3</w:t>
            </w:r>
            <w:r w:rsidRPr="0085529E">
              <w:rPr>
                <w:b/>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5EB15F1" w14:textId="65939BB1" w:rsidR="00D03D2B" w:rsidRPr="0085529E" w:rsidRDefault="00CB52AE" w:rsidP="00E3309E">
            <w:pPr>
              <w:pStyle w:val="Table"/>
              <w:spacing w:line="276" w:lineRule="auto"/>
              <w:rPr>
                <w:sz w:val="24"/>
                <w:szCs w:val="24"/>
              </w:rPr>
            </w:pPr>
            <w:r w:rsidRPr="00CB52AE">
              <w:rPr>
                <w:sz w:val="24"/>
                <w:szCs w:val="24"/>
              </w:rPr>
              <w:t xml:space="preserve">0.014 </w:t>
            </w:r>
            <w:r w:rsidR="00D03D2B" w:rsidRPr="0085529E">
              <w:rPr>
                <w:sz w:val="24"/>
                <w:szCs w:val="24"/>
              </w:rPr>
              <w:t>(</w:t>
            </w:r>
            <w:r w:rsidR="00BF50BD" w:rsidRPr="00BF50BD">
              <w:rPr>
                <w:sz w:val="24"/>
                <w:szCs w:val="24"/>
              </w:rPr>
              <w:t>0.012</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66B58787" w14:textId="77777777" w:rsidR="00D03D2B" w:rsidRPr="0085529E" w:rsidRDefault="00D03D2B" w:rsidP="00E3309E">
            <w:pPr>
              <w:pStyle w:val="Table"/>
              <w:spacing w:line="276" w:lineRule="auto"/>
              <w:rPr>
                <w:sz w:val="24"/>
                <w:szCs w:val="24"/>
              </w:rPr>
            </w:pPr>
            <w:r w:rsidRPr="0085529E">
              <w:rPr>
                <w:sz w:val="24"/>
                <w:szCs w:val="24"/>
              </w:rPr>
              <w:t>0.011</w:t>
            </w:r>
          </w:p>
          <w:p w14:paraId="5D1D4319" w14:textId="77777777" w:rsidR="00D03D2B" w:rsidRPr="0085529E" w:rsidRDefault="00D03D2B" w:rsidP="00E3309E">
            <w:pPr>
              <w:pStyle w:val="Table"/>
              <w:spacing w:line="276" w:lineRule="auto"/>
              <w:rPr>
                <w:sz w:val="24"/>
                <w:szCs w:val="24"/>
              </w:rPr>
            </w:pPr>
            <w:r w:rsidRPr="0085529E">
              <w:rPr>
                <w:sz w:val="24"/>
                <w:szCs w:val="24"/>
              </w:rPr>
              <w:t>(0.009)</w:t>
            </w:r>
          </w:p>
        </w:tc>
        <w:tc>
          <w:tcPr>
            <w:tcW w:w="1260" w:type="dxa"/>
            <w:tcBorders>
              <w:top w:val="nil"/>
              <w:left w:val="nil"/>
              <w:bottom w:val="single" w:sz="4" w:space="0" w:color="auto"/>
              <w:right w:val="single" w:sz="4" w:space="0" w:color="auto"/>
            </w:tcBorders>
            <w:shd w:val="clear" w:color="auto" w:fill="auto"/>
            <w:noWrap/>
            <w:hideMark/>
          </w:tcPr>
          <w:p w14:paraId="46A3F5FD" w14:textId="77777777" w:rsidR="00D03D2B" w:rsidRPr="0085529E" w:rsidRDefault="00D03D2B" w:rsidP="00E3309E">
            <w:pPr>
              <w:pStyle w:val="Table"/>
              <w:spacing w:line="276" w:lineRule="auto"/>
              <w:rPr>
                <w:sz w:val="24"/>
                <w:szCs w:val="24"/>
              </w:rPr>
            </w:pPr>
            <w:r w:rsidRPr="0085529E">
              <w:rPr>
                <w:sz w:val="24"/>
                <w:szCs w:val="24"/>
              </w:rPr>
              <w:t>-0.001</w:t>
            </w:r>
          </w:p>
          <w:p w14:paraId="1B20D7EF" w14:textId="77777777" w:rsidR="00D03D2B" w:rsidRPr="0085529E" w:rsidRDefault="00D03D2B" w:rsidP="00E3309E">
            <w:pPr>
              <w:pStyle w:val="Table"/>
              <w:spacing w:line="276" w:lineRule="auto"/>
              <w:rPr>
                <w:sz w:val="24"/>
                <w:szCs w:val="24"/>
              </w:rPr>
            </w:pPr>
            <w:r w:rsidRPr="0085529E">
              <w:rPr>
                <w:sz w:val="24"/>
                <w:szCs w:val="24"/>
              </w:rPr>
              <w:t>(0.001)</w:t>
            </w:r>
          </w:p>
        </w:tc>
      </w:tr>
      <w:tr w:rsidR="00D03D2B" w:rsidRPr="0085529E" w14:paraId="350506EC"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257AABA3" w14:textId="37AB3893" w:rsidR="00D03D2B" w:rsidRPr="0085529E" w:rsidRDefault="00E3309E" w:rsidP="00795D58">
            <w:pPr>
              <w:pStyle w:val="Table"/>
              <w:spacing w:line="276" w:lineRule="auto"/>
              <w:jc w:val="left"/>
              <w:rPr>
                <w:bCs w:val="0"/>
                <w:sz w:val="24"/>
                <w:szCs w:val="24"/>
              </w:rPr>
            </w:pPr>
            <m:oMathPara>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3</m:t>
                    </m:r>
                  </m:sup>
                </m:sSup>
              </m:oMath>
            </m:oMathPara>
          </w:p>
        </w:tc>
        <w:tc>
          <w:tcPr>
            <w:tcW w:w="1224" w:type="dxa"/>
            <w:tcBorders>
              <w:top w:val="single" w:sz="4" w:space="0" w:color="auto"/>
              <w:left w:val="nil"/>
              <w:bottom w:val="single" w:sz="4" w:space="0" w:color="auto"/>
              <w:right w:val="single" w:sz="4" w:space="0" w:color="auto"/>
            </w:tcBorders>
          </w:tcPr>
          <w:p w14:paraId="0E158DEA" w14:textId="2F3F300E" w:rsidR="00D03D2B" w:rsidRPr="00950FC2" w:rsidRDefault="00275696" w:rsidP="00E3309E">
            <w:pPr>
              <w:pStyle w:val="Table"/>
              <w:spacing w:line="276" w:lineRule="auto"/>
              <w:rPr>
                <w:bCs w:val="0"/>
                <w:sz w:val="24"/>
                <w:szCs w:val="24"/>
              </w:rPr>
            </w:pPr>
            <w:r w:rsidRPr="00950FC2">
              <w:rPr>
                <w:bCs w:val="0"/>
                <w:sz w:val="24"/>
                <w:szCs w:val="24"/>
              </w:rPr>
              <w:t>-0.014 0.020</w:t>
            </w:r>
            <w:r w:rsidR="00D03D2B" w:rsidRPr="00950FC2">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3E654668" w14:textId="6629DE6A" w:rsidR="00D03D2B" w:rsidRPr="00950FC2" w:rsidRDefault="00FD02F3" w:rsidP="00E3309E">
            <w:pPr>
              <w:pStyle w:val="Table"/>
              <w:spacing w:line="276" w:lineRule="auto"/>
              <w:rPr>
                <w:bCs w:val="0"/>
                <w:sz w:val="24"/>
                <w:szCs w:val="24"/>
              </w:rPr>
            </w:pPr>
            <w:r w:rsidRPr="00950FC2">
              <w:rPr>
                <w:bCs w:val="0"/>
                <w:sz w:val="24"/>
                <w:szCs w:val="24"/>
              </w:rPr>
              <w:t xml:space="preserve">0.016 </w:t>
            </w:r>
            <w:r w:rsidR="00D03D2B" w:rsidRPr="00950FC2">
              <w:rPr>
                <w:bCs w:val="0"/>
                <w:sz w:val="24"/>
                <w:szCs w:val="24"/>
              </w:rPr>
              <w:t>(</w:t>
            </w:r>
            <w:r w:rsidRPr="00950FC2">
              <w:rPr>
                <w:bCs w:val="0"/>
                <w:sz w:val="24"/>
                <w:szCs w:val="24"/>
              </w:rPr>
              <w:t>0.100</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E4AE783" w14:textId="5EA4CBA5" w:rsidR="00D03D2B" w:rsidRPr="00001E11" w:rsidRDefault="00D03D2B" w:rsidP="00E3309E">
            <w:pPr>
              <w:pStyle w:val="Table"/>
              <w:spacing w:line="276" w:lineRule="auto"/>
              <w:rPr>
                <w:bCs w:val="0"/>
                <w:color w:val="000000" w:themeColor="text1"/>
                <w:sz w:val="24"/>
                <w:szCs w:val="24"/>
              </w:rPr>
            </w:pPr>
            <w:r w:rsidRPr="00001E11">
              <w:rPr>
                <w:bCs w:val="0"/>
                <w:color w:val="000000" w:themeColor="text1"/>
                <w:sz w:val="24"/>
                <w:szCs w:val="24"/>
              </w:rPr>
              <w:t>&lt;-0.001</w:t>
            </w:r>
          </w:p>
          <w:p w14:paraId="2AA05D5D" w14:textId="77777777" w:rsidR="00D03D2B" w:rsidRPr="00001E11" w:rsidRDefault="00D03D2B" w:rsidP="00E3309E">
            <w:pPr>
              <w:pStyle w:val="Table"/>
              <w:spacing w:line="276" w:lineRule="auto"/>
              <w:rPr>
                <w:bCs w:val="0"/>
                <w:color w:val="000000" w:themeColor="text1"/>
                <w:sz w:val="24"/>
                <w:szCs w:val="24"/>
              </w:rPr>
            </w:pPr>
            <w:r w:rsidRPr="00001E11">
              <w:rPr>
                <w:bCs w:val="0"/>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2C2E2279" w14:textId="64AB7AA9" w:rsidR="00D03D2B" w:rsidRPr="0085529E" w:rsidRDefault="00CE1F39" w:rsidP="00E3309E">
            <w:pPr>
              <w:pStyle w:val="Table"/>
              <w:spacing w:line="276" w:lineRule="auto"/>
              <w:rPr>
                <w:sz w:val="24"/>
                <w:szCs w:val="24"/>
              </w:rPr>
            </w:pPr>
            <w:r w:rsidRPr="00CE1F39">
              <w:rPr>
                <w:sz w:val="24"/>
                <w:szCs w:val="24"/>
              </w:rPr>
              <w:t xml:space="preserve">0.001 </w:t>
            </w:r>
            <w:r w:rsidR="00D03D2B" w:rsidRPr="0085529E">
              <w:rPr>
                <w:sz w:val="24"/>
                <w:szCs w:val="24"/>
              </w:rPr>
              <w:t>(</w:t>
            </w:r>
            <w:r w:rsidRPr="00CE1F39">
              <w:rPr>
                <w:sz w:val="24"/>
                <w:szCs w:val="24"/>
              </w:rPr>
              <w:t>0.001</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0ED4338" w14:textId="77777777" w:rsidR="00D03D2B" w:rsidRPr="0085529E" w:rsidRDefault="00D03D2B" w:rsidP="00E3309E">
            <w:pPr>
              <w:pStyle w:val="Table"/>
              <w:spacing w:line="276" w:lineRule="auto"/>
              <w:rPr>
                <w:sz w:val="24"/>
                <w:szCs w:val="24"/>
              </w:rPr>
            </w:pPr>
            <w:r w:rsidRPr="0085529E">
              <w:rPr>
                <w:sz w:val="24"/>
                <w:szCs w:val="24"/>
              </w:rPr>
              <w:t>&lt;0.001</w:t>
            </w:r>
          </w:p>
          <w:p w14:paraId="293864DB" w14:textId="77777777" w:rsidR="00D03D2B" w:rsidRPr="0085529E" w:rsidRDefault="00D03D2B" w:rsidP="00E3309E">
            <w:pPr>
              <w:pStyle w:val="Table"/>
              <w:spacing w:line="276" w:lineRule="auto"/>
              <w:rPr>
                <w:sz w:val="24"/>
                <w:szCs w:val="24"/>
              </w:rPr>
            </w:pPr>
            <w:r w:rsidRPr="0085529E">
              <w:rPr>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7381F129" w14:textId="77777777" w:rsidR="00D03D2B" w:rsidRPr="0085529E" w:rsidRDefault="00D03D2B" w:rsidP="00E3309E">
            <w:pPr>
              <w:pStyle w:val="Table"/>
              <w:spacing w:line="276" w:lineRule="auto"/>
              <w:rPr>
                <w:sz w:val="24"/>
                <w:szCs w:val="24"/>
              </w:rPr>
            </w:pPr>
            <w:r w:rsidRPr="0085529E">
              <w:rPr>
                <w:sz w:val="24"/>
                <w:szCs w:val="24"/>
              </w:rPr>
              <w:t>&lt;0.001</w:t>
            </w:r>
          </w:p>
          <w:p w14:paraId="5B0DA1CC" w14:textId="77777777" w:rsidR="00D03D2B" w:rsidRPr="0085529E" w:rsidRDefault="00D03D2B" w:rsidP="00E3309E">
            <w:pPr>
              <w:pStyle w:val="Table"/>
              <w:spacing w:line="276" w:lineRule="auto"/>
              <w:rPr>
                <w:sz w:val="24"/>
                <w:szCs w:val="24"/>
              </w:rPr>
            </w:pPr>
            <w:r w:rsidRPr="0085529E">
              <w:rPr>
                <w:sz w:val="24"/>
                <w:szCs w:val="24"/>
              </w:rPr>
              <w:t>(&lt;0.001)</w:t>
            </w:r>
          </w:p>
        </w:tc>
      </w:tr>
      <w:tr w:rsidR="00D03D2B" w:rsidRPr="0085529E" w14:paraId="4930AE84"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1CE75039" w14:textId="28BD5518" w:rsidR="00D03D2B" w:rsidRPr="0085529E" w:rsidRDefault="00950FC2" w:rsidP="00795D58">
            <w:pPr>
              <w:pStyle w:val="Table"/>
              <w:spacing w:line="276" w:lineRule="auto"/>
              <w:jc w:val="left"/>
              <w:rPr>
                <w:sz w:val="24"/>
                <w:szCs w:val="24"/>
              </w:rPr>
            </w:pPr>
            <m:oMath>
              <m:r>
                <m:rPr>
                  <m:sty m:val="p"/>
                </m:rPr>
                <w:rPr>
                  <w:rFonts w:ascii="Cambria Math" w:hAnsi="Cambria Math"/>
                  <w:sz w:val="24"/>
                  <w:szCs w:val="24"/>
                </w:rPr>
                <m:t>Month</m:t>
              </m:r>
            </m:oMath>
            <w:r w:rsidR="00D03D2B" w:rsidRPr="0085529E">
              <w:rPr>
                <w:sz w:val="24"/>
                <w:szCs w:val="24"/>
              </w:rPr>
              <w:t xml:space="preserve"> </w:t>
            </w:r>
            <m:oMath>
              <m:r>
                <m:rPr>
                  <m:sty m:val="p"/>
                </m:rPr>
                <w:rPr>
                  <w:rFonts w:ascii="Cambria Math" w:hAnsi="Cambria Math"/>
                  <w:sz w:val="24"/>
                  <w:szCs w:val="24"/>
                </w:rPr>
                <m:t>×</m:t>
              </m:r>
            </m:oMath>
            <w:r w:rsidR="00D03D2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40C9F174" w14:textId="3DB8F137" w:rsidR="00D03D2B" w:rsidRPr="00950FC2" w:rsidRDefault="00275696" w:rsidP="00E3309E">
            <w:pPr>
              <w:pStyle w:val="Table"/>
              <w:spacing w:line="276" w:lineRule="auto"/>
              <w:rPr>
                <w:bCs w:val="0"/>
                <w:sz w:val="24"/>
                <w:szCs w:val="24"/>
              </w:rPr>
            </w:pPr>
            <w:r w:rsidRPr="00950FC2">
              <w:rPr>
                <w:bCs w:val="0"/>
                <w:sz w:val="24"/>
                <w:szCs w:val="24"/>
              </w:rPr>
              <w:t xml:space="preserve">1.088 </w:t>
            </w:r>
            <w:r w:rsidR="00D03D2B" w:rsidRPr="00950FC2">
              <w:rPr>
                <w:bCs w:val="0"/>
                <w:sz w:val="24"/>
                <w:szCs w:val="24"/>
              </w:rPr>
              <w:t>(</w:t>
            </w:r>
            <w:r w:rsidRPr="00950FC2">
              <w:rPr>
                <w:bCs w:val="0"/>
                <w:sz w:val="24"/>
                <w:szCs w:val="24"/>
              </w:rPr>
              <w:t>0.736</w:t>
            </w:r>
            <w:r w:rsidR="00D03D2B" w:rsidRPr="00950FC2">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35EC9C8C" w14:textId="37205040" w:rsidR="00D03D2B" w:rsidRPr="00950FC2" w:rsidRDefault="00442200" w:rsidP="00E3309E">
            <w:pPr>
              <w:pStyle w:val="Table"/>
              <w:spacing w:line="276" w:lineRule="auto"/>
              <w:rPr>
                <w:bCs w:val="0"/>
                <w:sz w:val="24"/>
                <w:szCs w:val="24"/>
              </w:rPr>
            </w:pPr>
            <w:r w:rsidRPr="00950FC2">
              <w:rPr>
                <w:bCs w:val="0"/>
                <w:sz w:val="24"/>
                <w:szCs w:val="24"/>
              </w:rPr>
              <w:t xml:space="preserve">-2.791 </w:t>
            </w:r>
            <w:r w:rsidR="00D03D2B" w:rsidRPr="00950FC2">
              <w:rPr>
                <w:bCs w:val="0"/>
                <w:sz w:val="24"/>
                <w:szCs w:val="24"/>
              </w:rPr>
              <w:t>(</w:t>
            </w:r>
            <w:r w:rsidRPr="00950FC2">
              <w:rPr>
                <w:bCs w:val="0"/>
                <w:sz w:val="24"/>
                <w:szCs w:val="24"/>
              </w:rPr>
              <w:t>3.677</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13E75C2" w14:textId="2AE9456B" w:rsidR="00D03D2B" w:rsidRPr="0085529E" w:rsidRDefault="00A933BA" w:rsidP="00E3309E">
            <w:pPr>
              <w:pStyle w:val="Table"/>
              <w:spacing w:line="276" w:lineRule="auto"/>
              <w:rPr>
                <w:b/>
                <w:bCs w:val="0"/>
                <w:color w:val="000000" w:themeColor="text1"/>
                <w:sz w:val="24"/>
                <w:szCs w:val="24"/>
              </w:rPr>
            </w:pPr>
            <w:r w:rsidRPr="00A933BA">
              <w:rPr>
                <w:b/>
                <w:bCs w:val="0"/>
                <w:color w:val="000000" w:themeColor="text1"/>
                <w:sz w:val="24"/>
                <w:szCs w:val="24"/>
              </w:rPr>
              <w:t>0.036</w:t>
            </w:r>
            <w:r w:rsidR="00D03D2B" w:rsidRPr="0085529E">
              <w:rPr>
                <w:b/>
                <w:bCs w:val="0"/>
                <w:color w:val="000000" w:themeColor="text1"/>
                <w:sz w:val="24"/>
                <w:szCs w:val="24"/>
              </w:rPr>
              <w:t>*</w:t>
            </w:r>
          </w:p>
          <w:p w14:paraId="64387794" w14:textId="2EBC2424" w:rsidR="00D03D2B" w:rsidRPr="0085529E" w:rsidRDefault="00D03D2B" w:rsidP="00E3309E">
            <w:pPr>
              <w:pStyle w:val="Table"/>
              <w:spacing w:line="276" w:lineRule="auto"/>
              <w:rPr>
                <w:color w:val="000000" w:themeColor="text1"/>
                <w:sz w:val="24"/>
                <w:szCs w:val="24"/>
              </w:rPr>
            </w:pPr>
            <w:r w:rsidRPr="0085529E">
              <w:rPr>
                <w:b/>
                <w:bCs w:val="0"/>
                <w:color w:val="000000" w:themeColor="text1"/>
                <w:sz w:val="24"/>
                <w:szCs w:val="24"/>
              </w:rPr>
              <w:t>(0.0</w:t>
            </w:r>
            <w:r w:rsidR="00862CA6">
              <w:rPr>
                <w:b/>
                <w:bCs w:val="0"/>
                <w:color w:val="000000" w:themeColor="text1"/>
                <w:sz w:val="24"/>
                <w:szCs w:val="24"/>
              </w:rPr>
              <w:t>11</w:t>
            </w:r>
            <w:r w:rsidRPr="0085529E">
              <w:rPr>
                <w:b/>
                <w:bCs w:val="0"/>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6F4D97E" w14:textId="32C2BDA8" w:rsidR="00D03D2B" w:rsidRPr="0085529E" w:rsidRDefault="009F51D2" w:rsidP="00E3309E">
            <w:pPr>
              <w:pStyle w:val="Table"/>
              <w:spacing w:line="276" w:lineRule="auto"/>
              <w:rPr>
                <w:sz w:val="24"/>
                <w:szCs w:val="24"/>
              </w:rPr>
            </w:pPr>
            <w:r w:rsidRPr="009F51D2">
              <w:rPr>
                <w:sz w:val="24"/>
                <w:szCs w:val="24"/>
              </w:rPr>
              <w:t xml:space="preserve">-0.046 </w:t>
            </w:r>
            <w:r w:rsidR="00D03D2B" w:rsidRPr="0085529E">
              <w:rPr>
                <w:sz w:val="24"/>
                <w:szCs w:val="24"/>
              </w:rPr>
              <w:t>(</w:t>
            </w:r>
            <w:r w:rsidRPr="009F51D2">
              <w:rPr>
                <w:sz w:val="24"/>
                <w:szCs w:val="24"/>
              </w:rPr>
              <w:t>0.044</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A4891F7" w14:textId="77777777" w:rsidR="00D03D2B" w:rsidRPr="0085529E" w:rsidRDefault="00D03D2B" w:rsidP="00E3309E">
            <w:pPr>
              <w:pStyle w:val="Table"/>
              <w:spacing w:line="276" w:lineRule="auto"/>
              <w:rPr>
                <w:bCs w:val="0"/>
                <w:sz w:val="24"/>
                <w:szCs w:val="24"/>
              </w:rPr>
            </w:pPr>
            <w:r w:rsidRPr="0085529E">
              <w:rPr>
                <w:bCs w:val="0"/>
                <w:sz w:val="24"/>
                <w:szCs w:val="24"/>
              </w:rPr>
              <w:t>-0.069</w:t>
            </w:r>
          </w:p>
          <w:p w14:paraId="1D146662" w14:textId="77777777" w:rsidR="00D03D2B" w:rsidRPr="0085529E" w:rsidRDefault="00D03D2B" w:rsidP="00E3309E">
            <w:pPr>
              <w:pStyle w:val="Table"/>
              <w:spacing w:line="276" w:lineRule="auto"/>
              <w:rPr>
                <w:bCs w:val="0"/>
                <w:sz w:val="24"/>
                <w:szCs w:val="24"/>
              </w:rPr>
            </w:pPr>
            <w:r w:rsidRPr="0085529E">
              <w:rPr>
                <w:bCs w:val="0"/>
                <w:sz w:val="24"/>
                <w:szCs w:val="24"/>
              </w:rPr>
              <w:t>(0.058)</w:t>
            </w:r>
          </w:p>
        </w:tc>
        <w:tc>
          <w:tcPr>
            <w:tcW w:w="1260" w:type="dxa"/>
            <w:tcBorders>
              <w:top w:val="nil"/>
              <w:left w:val="nil"/>
              <w:bottom w:val="single" w:sz="4" w:space="0" w:color="auto"/>
              <w:right w:val="single" w:sz="4" w:space="0" w:color="auto"/>
            </w:tcBorders>
            <w:shd w:val="clear" w:color="auto" w:fill="auto"/>
            <w:noWrap/>
            <w:hideMark/>
          </w:tcPr>
          <w:p w14:paraId="32A8732D" w14:textId="77777777" w:rsidR="00D03D2B" w:rsidRPr="0085529E" w:rsidRDefault="00D03D2B" w:rsidP="00E3309E">
            <w:pPr>
              <w:pStyle w:val="Table"/>
              <w:spacing w:line="276" w:lineRule="auto"/>
              <w:rPr>
                <w:sz w:val="24"/>
                <w:szCs w:val="24"/>
              </w:rPr>
            </w:pPr>
            <w:r w:rsidRPr="0085529E">
              <w:rPr>
                <w:sz w:val="24"/>
                <w:szCs w:val="24"/>
              </w:rPr>
              <w:t>0.019</w:t>
            </w:r>
          </w:p>
          <w:p w14:paraId="03575A52" w14:textId="77777777" w:rsidR="00D03D2B" w:rsidRPr="0085529E" w:rsidRDefault="00D03D2B" w:rsidP="00E3309E">
            <w:pPr>
              <w:pStyle w:val="Table"/>
              <w:spacing w:line="276" w:lineRule="auto"/>
              <w:rPr>
                <w:sz w:val="24"/>
                <w:szCs w:val="24"/>
              </w:rPr>
            </w:pPr>
            <w:r w:rsidRPr="0085529E">
              <w:rPr>
                <w:sz w:val="24"/>
                <w:szCs w:val="24"/>
              </w:rPr>
              <w:t>(0.014)</w:t>
            </w:r>
          </w:p>
        </w:tc>
      </w:tr>
      <w:tr w:rsidR="00D03D2B" w:rsidRPr="0085529E" w14:paraId="5FDD881F"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6BA3D6AA" w14:textId="7CA748A5" w:rsidR="00D03D2B" w:rsidRPr="0085529E" w:rsidRDefault="00E3309E" w:rsidP="00795D58">
            <w:pPr>
              <w:pStyle w:val="Table"/>
              <w:spacing w:line="276" w:lineRule="auto"/>
              <w:jc w:val="left"/>
              <w:rPr>
                <w:sz w:val="24"/>
                <w:szCs w:val="24"/>
              </w:rPr>
            </w:pPr>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2</m:t>
                  </m:r>
                </m:sup>
              </m:sSup>
              <m:r>
                <m:rPr>
                  <m:sty m:val="p"/>
                </m:rPr>
                <w:rPr>
                  <w:rFonts w:ascii="Cambria Math" w:hAnsi="Cambria Math"/>
                  <w:sz w:val="24"/>
                  <w:szCs w:val="24"/>
                </w:rPr>
                <m:t xml:space="preserve"> ×</m:t>
              </m:r>
            </m:oMath>
            <w:r w:rsidR="00D03D2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511EA5FA" w14:textId="0697FA5C" w:rsidR="00D03D2B" w:rsidRPr="00950FC2" w:rsidRDefault="00275696" w:rsidP="00E3309E">
            <w:pPr>
              <w:pStyle w:val="Table"/>
              <w:spacing w:line="276" w:lineRule="auto"/>
              <w:rPr>
                <w:bCs w:val="0"/>
                <w:sz w:val="24"/>
                <w:szCs w:val="24"/>
              </w:rPr>
            </w:pPr>
            <w:r w:rsidRPr="00950FC2">
              <w:rPr>
                <w:bCs w:val="0"/>
                <w:sz w:val="24"/>
                <w:szCs w:val="24"/>
              </w:rPr>
              <w:t xml:space="preserve">0.034 </w:t>
            </w:r>
            <w:r w:rsidR="00D03D2B" w:rsidRPr="00950FC2">
              <w:rPr>
                <w:bCs w:val="0"/>
                <w:sz w:val="24"/>
                <w:szCs w:val="24"/>
              </w:rPr>
              <w:t>(</w:t>
            </w:r>
            <w:r w:rsidRPr="00950FC2">
              <w:rPr>
                <w:bCs w:val="0"/>
                <w:sz w:val="24"/>
                <w:szCs w:val="24"/>
              </w:rPr>
              <w:t>0.263</w:t>
            </w:r>
            <w:r w:rsidR="00D03D2B" w:rsidRPr="00950FC2">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5EA3F3C8" w14:textId="05DC9F56" w:rsidR="00D03D2B" w:rsidRPr="00950FC2" w:rsidRDefault="000701A3" w:rsidP="00E3309E">
            <w:pPr>
              <w:pStyle w:val="Table"/>
              <w:spacing w:line="276" w:lineRule="auto"/>
              <w:rPr>
                <w:bCs w:val="0"/>
                <w:sz w:val="24"/>
                <w:szCs w:val="24"/>
              </w:rPr>
            </w:pPr>
            <w:r w:rsidRPr="00950FC2">
              <w:rPr>
                <w:bCs w:val="0"/>
                <w:sz w:val="24"/>
                <w:szCs w:val="24"/>
              </w:rPr>
              <w:t xml:space="preserve">-0.429 </w:t>
            </w:r>
            <w:r w:rsidR="00D03D2B" w:rsidRPr="00950FC2">
              <w:rPr>
                <w:bCs w:val="0"/>
                <w:sz w:val="24"/>
                <w:szCs w:val="24"/>
              </w:rPr>
              <w:t>(</w:t>
            </w:r>
            <w:r w:rsidRPr="00950FC2">
              <w:rPr>
                <w:bCs w:val="0"/>
                <w:sz w:val="24"/>
                <w:szCs w:val="24"/>
              </w:rPr>
              <w:t>1.315</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2CC348B" w14:textId="59ED6739" w:rsidR="00D03D2B" w:rsidRPr="00001E11" w:rsidRDefault="00D03D2B" w:rsidP="00E3309E">
            <w:pPr>
              <w:pStyle w:val="Table"/>
              <w:spacing w:line="276" w:lineRule="auto"/>
              <w:rPr>
                <w:bCs w:val="0"/>
                <w:color w:val="000000" w:themeColor="text1"/>
                <w:sz w:val="24"/>
                <w:szCs w:val="24"/>
              </w:rPr>
            </w:pPr>
            <w:r w:rsidRPr="00001E11">
              <w:rPr>
                <w:bCs w:val="0"/>
                <w:color w:val="000000" w:themeColor="text1"/>
                <w:sz w:val="24"/>
                <w:szCs w:val="24"/>
              </w:rPr>
              <w:t>0.</w:t>
            </w:r>
            <w:r w:rsidR="00001E11" w:rsidRPr="00001E11">
              <w:rPr>
                <w:bCs w:val="0"/>
                <w:color w:val="000000" w:themeColor="text1"/>
                <w:sz w:val="24"/>
                <w:szCs w:val="24"/>
              </w:rPr>
              <w:t>004</w:t>
            </w:r>
          </w:p>
          <w:p w14:paraId="7F08A01E" w14:textId="32B147B0" w:rsidR="00D03D2B" w:rsidRPr="0085529E" w:rsidRDefault="00D03D2B" w:rsidP="00E3309E">
            <w:pPr>
              <w:pStyle w:val="Table"/>
              <w:spacing w:line="276" w:lineRule="auto"/>
              <w:rPr>
                <w:color w:val="000000" w:themeColor="text1"/>
                <w:sz w:val="24"/>
                <w:szCs w:val="24"/>
              </w:rPr>
            </w:pPr>
            <w:r w:rsidRPr="00001E11">
              <w:rPr>
                <w:bCs w:val="0"/>
                <w:color w:val="000000" w:themeColor="text1"/>
                <w:sz w:val="24"/>
                <w:szCs w:val="24"/>
              </w:rPr>
              <w:t>(0.00</w:t>
            </w:r>
            <w:r w:rsidR="00001E11" w:rsidRPr="00001E11">
              <w:rPr>
                <w:bCs w:val="0"/>
                <w:color w:val="000000" w:themeColor="text1"/>
                <w:sz w:val="24"/>
                <w:szCs w:val="24"/>
              </w:rPr>
              <w:t>4</w:t>
            </w:r>
            <w:r w:rsidRPr="00001E11">
              <w:rPr>
                <w:bCs w:val="0"/>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8F3A71F" w14:textId="22286124" w:rsidR="00D03D2B" w:rsidRPr="0085529E" w:rsidRDefault="00B97F22" w:rsidP="00E3309E">
            <w:pPr>
              <w:pStyle w:val="Table"/>
              <w:spacing w:line="276" w:lineRule="auto"/>
              <w:rPr>
                <w:sz w:val="24"/>
                <w:szCs w:val="24"/>
              </w:rPr>
            </w:pPr>
            <w:r w:rsidRPr="00B97F22">
              <w:rPr>
                <w:sz w:val="24"/>
                <w:szCs w:val="24"/>
              </w:rPr>
              <w:t>-0.007</w:t>
            </w:r>
          </w:p>
          <w:p w14:paraId="065F0C6F" w14:textId="10A8BCF6" w:rsidR="00D03D2B" w:rsidRPr="0085529E" w:rsidRDefault="00D03D2B" w:rsidP="00E3309E">
            <w:pPr>
              <w:pStyle w:val="Table"/>
              <w:spacing w:line="276" w:lineRule="auto"/>
              <w:rPr>
                <w:sz w:val="24"/>
                <w:szCs w:val="24"/>
              </w:rPr>
            </w:pPr>
            <w:r w:rsidRPr="0085529E">
              <w:rPr>
                <w:sz w:val="24"/>
                <w:szCs w:val="24"/>
              </w:rPr>
              <w:t>(</w:t>
            </w:r>
            <w:r w:rsidR="00B97F22" w:rsidRPr="00B97F22">
              <w:rPr>
                <w:sz w:val="24"/>
                <w:szCs w:val="24"/>
              </w:rPr>
              <w:t>0.015</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76CAC55" w14:textId="77777777" w:rsidR="00D03D2B" w:rsidRPr="0085529E" w:rsidRDefault="00D03D2B" w:rsidP="00E3309E">
            <w:pPr>
              <w:pStyle w:val="Table"/>
              <w:spacing w:line="276" w:lineRule="auto"/>
              <w:rPr>
                <w:bCs w:val="0"/>
                <w:sz w:val="24"/>
                <w:szCs w:val="24"/>
              </w:rPr>
            </w:pPr>
            <w:r w:rsidRPr="0085529E">
              <w:rPr>
                <w:bCs w:val="0"/>
                <w:sz w:val="24"/>
                <w:szCs w:val="24"/>
              </w:rPr>
              <w:t>-0.009</w:t>
            </w:r>
          </w:p>
          <w:p w14:paraId="6F1C0095" w14:textId="77777777" w:rsidR="00D03D2B" w:rsidRPr="0085529E" w:rsidRDefault="00D03D2B" w:rsidP="00E3309E">
            <w:pPr>
              <w:pStyle w:val="Table"/>
              <w:spacing w:line="276" w:lineRule="auto"/>
              <w:rPr>
                <w:bCs w:val="0"/>
                <w:sz w:val="24"/>
                <w:szCs w:val="24"/>
              </w:rPr>
            </w:pPr>
            <w:r w:rsidRPr="0085529E">
              <w:rPr>
                <w:bCs w:val="0"/>
                <w:sz w:val="24"/>
                <w:szCs w:val="24"/>
              </w:rPr>
              <w:t>(0.009)</w:t>
            </w:r>
          </w:p>
        </w:tc>
        <w:tc>
          <w:tcPr>
            <w:tcW w:w="1260" w:type="dxa"/>
            <w:tcBorders>
              <w:top w:val="nil"/>
              <w:left w:val="nil"/>
              <w:bottom w:val="single" w:sz="4" w:space="0" w:color="auto"/>
              <w:right w:val="single" w:sz="4" w:space="0" w:color="auto"/>
            </w:tcBorders>
            <w:shd w:val="clear" w:color="auto" w:fill="auto"/>
            <w:noWrap/>
            <w:hideMark/>
          </w:tcPr>
          <w:p w14:paraId="204F4DD1" w14:textId="77777777" w:rsidR="00D03D2B" w:rsidRPr="0085529E" w:rsidRDefault="00D03D2B" w:rsidP="00E3309E">
            <w:pPr>
              <w:pStyle w:val="Table"/>
              <w:spacing w:line="276" w:lineRule="auto"/>
              <w:rPr>
                <w:sz w:val="24"/>
                <w:szCs w:val="24"/>
              </w:rPr>
            </w:pPr>
            <w:r w:rsidRPr="0085529E">
              <w:rPr>
                <w:sz w:val="24"/>
                <w:szCs w:val="24"/>
              </w:rPr>
              <w:t>0.003</w:t>
            </w:r>
          </w:p>
          <w:p w14:paraId="1D68FDCE" w14:textId="77777777" w:rsidR="00D03D2B" w:rsidRPr="0085529E" w:rsidRDefault="00D03D2B" w:rsidP="00E3309E">
            <w:pPr>
              <w:pStyle w:val="Table"/>
              <w:spacing w:line="276" w:lineRule="auto"/>
              <w:rPr>
                <w:sz w:val="24"/>
                <w:szCs w:val="24"/>
              </w:rPr>
            </w:pPr>
            <w:r w:rsidRPr="0085529E">
              <w:rPr>
                <w:sz w:val="24"/>
                <w:szCs w:val="24"/>
              </w:rPr>
              <w:t>(0.002)</w:t>
            </w:r>
          </w:p>
        </w:tc>
      </w:tr>
      <w:tr w:rsidR="00D03D2B" w:rsidRPr="0085529E" w14:paraId="5BE6B75A"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50BC079E" w14:textId="7C845B05" w:rsidR="00D03D2B" w:rsidRPr="0085529E" w:rsidRDefault="00E3309E" w:rsidP="00795D58">
            <w:pPr>
              <w:pStyle w:val="Table"/>
              <w:spacing w:line="276" w:lineRule="auto"/>
              <w:jc w:val="left"/>
              <w:rPr>
                <w:sz w:val="24"/>
                <w:szCs w:val="24"/>
              </w:rPr>
            </w:pPr>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3</m:t>
                  </m:r>
                </m:sup>
              </m:sSup>
              <m:r>
                <m:rPr>
                  <m:sty m:val="p"/>
                </m:rPr>
                <w:rPr>
                  <w:rFonts w:ascii="Cambria Math" w:hAnsi="Cambria Math"/>
                  <w:sz w:val="24"/>
                  <w:szCs w:val="24"/>
                </w:rPr>
                <m:t xml:space="preserve"> ×</m:t>
              </m:r>
            </m:oMath>
            <w:r w:rsidR="00D03D2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54C0B6D6" w14:textId="101B8E6D" w:rsidR="00D03D2B" w:rsidRPr="00950FC2" w:rsidRDefault="00275696" w:rsidP="00E3309E">
            <w:pPr>
              <w:pStyle w:val="Table"/>
              <w:spacing w:line="276" w:lineRule="auto"/>
              <w:rPr>
                <w:bCs w:val="0"/>
                <w:sz w:val="24"/>
                <w:szCs w:val="24"/>
              </w:rPr>
            </w:pPr>
            <w:r w:rsidRPr="00950FC2">
              <w:rPr>
                <w:bCs w:val="0"/>
                <w:sz w:val="24"/>
                <w:szCs w:val="24"/>
              </w:rPr>
              <w:t xml:space="preserve">0.048 </w:t>
            </w:r>
            <w:r w:rsidR="00D03D2B" w:rsidRPr="00950FC2">
              <w:rPr>
                <w:bCs w:val="0"/>
                <w:sz w:val="24"/>
                <w:szCs w:val="24"/>
              </w:rPr>
              <w:t>(</w:t>
            </w:r>
            <w:r w:rsidRPr="00950FC2">
              <w:rPr>
                <w:bCs w:val="0"/>
                <w:sz w:val="24"/>
                <w:szCs w:val="24"/>
              </w:rPr>
              <w:t>0.028</w:t>
            </w:r>
            <w:r w:rsidR="00D03D2B" w:rsidRPr="00950FC2">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40A48F12" w14:textId="69C2F9EA" w:rsidR="00D03D2B" w:rsidRPr="00950FC2" w:rsidRDefault="007255B4" w:rsidP="00E3309E">
            <w:pPr>
              <w:pStyle w:val="Table"/>
              <w:spacing w:line="276" w:lineRule="auto"/>
              <w:rPr>
                <w:bCs w:val="0"/>
                <w:sz w:val="24"/>
                <w:szCs w:val="24"/>
              </w:rPr>
            </w:pPr>
            <w:r w:rsidRPr="00950FC2">
              <w:rPr>
                <w:bCs w:val="0"/>
                <w:sz w:val="24"/>
                <w:szCs w:val="24"/>
              </w:rPr>
              <w:t xml:space="preserve">-0.040 </w:t>
            </w:r>
            <w:r w:rsidR="00D03D2B" w:rsidRPr="00950FC2">
              <w:rPr>
                <w:bCs w:val="0"/>
                <w:sz w:val="24"/>
                <w:szCs w:val="24"/>
              </w:rPr>
              <w:t>(</w:t>
            </w:r>
            <w:r w:rsidRPr="00950FC2">
              <w:rPr>
                <w:bCs w:val="0"/>
                <w:sz w:val="24"/>
                <w:szCs w:val="24"/>
              </w:rPr>
              <w:t>0.142</w:t>
            </w:r>
            <w:r w:rsidR="00D03D2B" w:rsidRPr="00950FC2">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04116D7A" w14:textId="77777777" w:rsidR="00D03D2B" w:rsidRPr="0085529E" w:rsidRDefault="00D03D2B" w:rsidP="00E3309E">
            <w:pPr>
              <w:pStyle w:val="Table"/>
              <w:spacing w:line="276" w:lineRule="auto"/>
              <w:rPr>
                <w:b/>
                <w:bCs w:val="0"/>
                <w:color w:val="000000" w:themeColor="text1"/>
                <w:sz w:val="24"/>
                <w:szCs w:val="24"/>
              </w:rPr>
            </w:pPr>
            <w:r w:rsidRPr="0085529E">
              <w:rPr>
                <w:b/>
                <w:bCs w:val="0"/>
                <w:color w:val="000000" w:themeColor="text1"/>
                <w:sz w:val="24"/>
                <w:szCs w:val="24"/>
              </w:rPr>
              <w:t>&lt;0.001*</w:t>
            </w:r>
          </w:p>
          <w:p w14:paraId="2BA18B35" w14:textId="77777777" w:rsidR="00D03D2B" w:rsidRPr="0085529E" w:rsidRDefault="00D03D2B" w:rsidP="00E3309E">
            <w:pPr>
              <w:pStyle w:val="Table"/>
              <w:spacing w:line="276" w:lineRule="auto"/>
              <w:rPr>
                <w:color w:val="000000" w:themeColor="text1"/>
                <w:sz w:val="24"/>
                <w:szCs w:val="24"/>
              </w:rPr>
            </w:pPr>
            <w:r w:rsidRPr="0085529E">
              <w:rPr>
                <w:b/>
                <w:bCs w:val="0"/>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3F8C0B0B" w14:textId="2ACADC3A" w:rsidR="00D03D2B" w:rsidRPr="0085529E" w:rsidRDefault="00B97F22" w:rsidP="00E3309E">
            <w:pPr>
              <w:pStyle w:val="Table"/>
              <w:spacing w:line="276" w:lineRule="auto"/>
              <w:rPr>
                <w:sz w:val="24"/>
                <w:szCs w:val="24"/>
              </w:rPr>
            </w:pPr>
            <w:r w:rsidRPr="00B97F22">
              <w:rPr>
                <w:sz w:val="24"/>
                <w:szCs w:val="24"/>
              </w:rPr>
              <w:t xml:space="preserve">-0.002 </w:t>
            </w:r>
            <w:r>
              <w:rPr>
                <w:sz w:val="24"/>
                <w:szCs w:val="24"/>
              </w:rPr>
              <w:t>(</w:t>
            </w:r>
            <w:r w:rsidRPr="00B97F22">
              <w:rPr>
                <w:sz w:val="24"/>
                <w:szCs w:val="24"/>
              </w:rPr>
              <w:t>0.001</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7A9069B4" w14:textId="77777777" w:rsidR="00D03D2B" w:rsidRPr="0085529E" w:rsidRDefault="00D03D2B" w:rsidP="00E3309E">
            <w:pPr>
              <w:pStyle w:val="Table"/>
              <w:spacing w:line="276" w:lineRule="auto"/>
              <w:rPr>
                <w:bCs w:val="0"/>
                <w:sz w:val="24"/>
                <w:szCs w:val="24"/>
              </w:rPr>
            </w:pPr>
            <w:r w:rsidRPr="0085529E">
              <w:rPr>
                <w:bCs w:val="0"/>
                <w:sz w:val="24"/>
                <w:szCs w:val="24"/>
              </w:rPr>
              <w:t>-0.001</w:t>
            </w:r>
          </w:p>
          <w:p w14:paraId="11340DE3" w14:textId="77777777" w:rsidR="00D03D2B" w:rsidRPr="0085529E" w:rsidRDefault="00D03D2B" w:rsidP="00E3309E">
            <w:pPr>
              <w:pStyle w:val="Table"/>
              <w:spacing w:line="276" w:lineRule="auto"/>
              <w:rPr>
                <w:bCs w:val="0"/>
                <w:sz w:val="24"/>
                <w:szCs w:val="24"/>
              </w:rPr>
            </w:pPr>
            <w:r w:rsidRPr="0085529E">
              <w:rPr>
                <w:bCs w:val="0"/>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15057BBC" w14:textId="77777777" w:rsidR="00D03D2B" w:rsidRPr="0085529E" w:rsidRDefault="00D03D2B" w:rsidP="00E3309E">
            <w:pPr>
              <w:pStyle w:val="Table"/>
              <w:spacing w:line="276" w:lineRule="auto"/>
              <w:rPr>
                <w:sz w:val="24"/>
                <w:szCs w:val="24"/>
              </w:rPr>
            </w:pPr>
            <w:r w:rsidRPr="0085529E">
              <w:rPr>
                <w:sz w:val="24"/>
                <w:szCs w:val="24"/>
              </w:rPr>
              <w:t>&lt;0.001</w:t>
            </w:r>
          </w:p>
          <w:p w14:paraId="0E688C9A" w14:textId="77777777" w:rsidR="00D03D2B" w:rsidRPr="0085529E" w:rsidRDefault="00D03D2B" w:rsidP="00E3309E">
            <w:pPr>
              <w:pStyle w:val="Table"/>
              <w:spacing w:line="276" w:lineRule="auto"/>
              <w:rPr>
                <w:sz w:val="24"/>
                <w:szCs w:val="24"/>
              </w:rPr>
            </w:pPr>
            <w:r w:rsidRPr="0085529E">
              <w:rPr>
                <w:sz w:val="24"/>
                <w:szCs w:val="24"/>
              </w:rPr>
              <w:t>(&lt;0.001)</w:t>
            </w:r>
          </w:p>
        </w:tc>
      </w:tr>
      <w:tr w:rsidR="00565D6C" w:rsidRPr="0085529E" w14:paraId="457C21E4"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tcPr>
          <w:p w14:paraId="79661E36" w14:textId="4E0D3445" w:rsidR="00565D6C" w:rsidRDefault="00565D6C" w:rsidP="00795D58">
            <w:pPr>
              <w:pStyle w:val="Table"/>
              <w:spacing w:line="276" w:lineRule="auto"/>
              <w:jc w:val="left"/>
              <w:rPr>
                <w:rFonts w:eastAsia="SimSun"/>
                <w:bCs w:val="0"/>
                <w:sz w:val="24"/>
                <w:szCs w:val="24"/>
              </w:rPr>
            </w:pPr>
            <w:r>
              <w:rPr>
                <w:rFonts w:eastAsia="SimSun"/>
                <w:bCs w:val="0"/>
                <w:sz w:val="24"/>
                <w:szCs w:val="24"/>
              </w:rPr>
              <w:t>Adjusted R-Sq.</w:t>
            </w:r>
          </w:p>
        </w:tc>
        <w:tc>
          <w:tcPr>
            <w:tcW w:w="1224" w:type="dxa"/>
            <w:tcBorders>
              <w:top w:val="single" w:sz="4" w:space="0" w:color="auto"/>
              <w:left w:val="nil"/>
              <w:bottom w:val="single" w:sz="4" w:space="0" w:color="auto"/>
              <w:right w:val="single" w:sz="4" w:space="0" w:color="auto"/>
            </w:tcBorders>
          </w:tcPr>
          <w:p w14:paraId="5DA1F4AD" w14:textId="1028789C" w:rsidR="00565D6C" w:rsidRPr="00950FC2" w:rsidRDefault="003A5949" w:rsidP="00E3309E">
            <w:pPr>
              <w:pStyle w:val="Table"/>
              <w:spacing w:line="276" w:lineRule="auto"/>
              <w:rPr>
                <w:bCs w:val="0"/>
                <w:sz w:val="24"/>
                <w:szCs w:val="24"/>
              </w:rPr>
            </w:pPr>
            <w:r w:rsidRPr="00950FC2">
              <w:rPr>
                <w:bCs w:val="0"/>
                <w:sz w:val="24"/>
                <w:szCs w:val="24"/>
              </w:rPr>
              <w:t>0.914</w:t>
            </w:r>
          </w:p>
        </w:tc>
        <w:tc>
          <w:tcPr>
            <w:tcW w:w="1224" w:type="dxa"/>
            <w:tcBorders>
              <w:top w:val="nil"/>
              <w:left w:val="single" w:sz="4" w:space="0" w:color="auto"/>
              <w:bottom w:val="single" w:sz="4" w:space="0" w:color="auto"/>
              <w:right w:val="single" w:sz="4" w:space="0" w:color="auto"/>
            </w:tcBorders>
            <w:shd w:val="clear" w:color="auto" w:fill="auto"/>
            <w:noWrap/>
          </w:tcPr>
          <w:p w14:paraId="293482D1" w14:textId="367FB112" w:rsidR="00565D6C" w:rsidRPr="00950FC2" w:rsidRDefault="00CF17BB" w:rsidP="00E3309E">
            <w:pPr>
              <w:pStyle w:val="Table"/>
              <w:spacing w:line="276" w:lineRule="auto"/>
              <w:rPr>
                <w:bCs w:val="0"/>
                <w:sz w:val="24"/>
                <w:szCs w:val="24"/>
              </w:rPr>
            </w:pPr>
            <w:r w:rsidRPr="00950FC2">
              <w:rPr>
                <w:bCs w:val="0"/>
                <w:sz w:val="24"/>
                <w:szCs w:val="24"/>
              </w:rPr>
              <w:t>0.738</w:t>
            </w:r>
          </w:p>
        </w:tc>
        <w:tc>
          <w:tcPr>
            <w:tcW w:w="1224" w:type="dxa"/>
            <w:tcBorders>
              <w:top w:val="nil"/>
              <w:left w:val="nil"/>
              <w:bottom w:val="single" w:sz="4" w:space="0" w:color="auto"/>
              <w:right w:val="single" w:sz="4" w:space="0" w:color="auto"/>
            </w:tcBorders>
            <w:shd w:val="clear" w:color="auto" w:fill="auto"/>
            <w:noWrap/>
          </w:tcPr>
          <w:p w14:paraId="5E8B49F7" w14:textId="3B4A88EF" w:rsidR="00565D6C" w:rsidRPr="00143BB7" w:rsidRDefault="00461479" w:rsidP="00E3309E">
            <w:pPr>
              <w:pStyle w:val="Table"/>
              <w:spacing w:line="276" w:lineRule="auto"/>
              <w:rPr>
                <w:color w:val="000000" w:themeColor="text1"/>
                <w:sz w:val="24"/>
                <w:szCs w:val="24"/>
              </w:rPr>
            </w:pPr>
            <w:r w:rsidRPr="00143BB7">
              <w:rPr>
                <w:color w:val="000000" w:themeColor="text1"/>
                <w:sz w:val="24"/>
                <w:szCs w:val="24"/>
              </w:rPr>
              <w:t>0.916</w:t>
            </w:r>
          </w:p>
        </w:tc>
        <w:tc>
          <w:tcPr>
            <w:tcW w:w="1224" w:type="dxa"/>
            <w:tcBorders>
              <w:top w:val="nil"/>
              <w:left w:val="nil"/>
              <w:bottom w:val="single" w:sz="4" w:space="0" w:color="auto"/>
              <w:right w:val="single" w:sz="4" w:space="0" w:color="auto"/>
            </w:tcBorders>
            <w:shd w:val="clear" w:color="auto" w:fill="auto"/>
            <w:noWrap/>
          </w:tcPr>
          <w:p w14:paraId="20A171DB" w14:textId="64A08AB5" w:rsidR="00565D6C" w:rsidRPr="00143BB7" w:rsidRDefault="00AF1934" w:rsidP="00E3309E">
            <w:pPr>
              <w:pStyle w:val="Table"/>
              <w:spacing w:line="276" w:lineRule="auto"/>
              <w:rPr>
                <w:sz w:val="24"/>
                <w:szCs w:val="24"/>
              </w:rPr>
            </w:pPr>
            <w:r w:rsidRPr="00AF1934">
              <w:rPr>
                <w:sz w:val="24"/>
                <w:szCs w:val="24"/>
              </w:rPr>
              <w:t>0.84</w:t>
            </w:r>
            <w:r>
              <w:rPr>
                <w:sz w:val="24"/>
                <w:szCs w:val="24"/>
              </w:rPr>
              <w:t>0</w:t>
            </w:r>
          </w:p>
        </w:tc>
        <w:tc>
          <w:tcPr>
            <w:tcW w:w="1224" w:type="dxa"/>
            <w:tcBorders>
              <w:top w:val="nil"/>
              <w:left w:val="nil"/>
              <w:bottom w:val="single" w:sz="4" w:space="0" w:color="auto"/>
              <w:right w:val="single" w:sz="4" w:space="0" w:color="auto"/>
            </w:tcBorders>
            <w:shd w:val="clear" w:color="auto" w:fill="auto"/>
            <w:noWrap/>
          </w:tcPr>
          <w:p w14:paraId="6C99B253" w14:textId="77777777" w:rsidR="00565D6C" w:rsidRPr="00143BB7" w:rsidRDefault="00565D6C" w:rsidP="00E3309E">
            <w:pPr>
              <w:pStyle w:val="Table"/>
              <w:spacing w:line="276" w:lineRule="auto"/>
              <w:rPr>
                <w:sz w:val="24"/>
                <w:szCs w:val="24"/>
              </w:rPr>
            </w:pPr>
          </w:p>
        </w:tc>
        <w:tc>
          <w:tcPr>
            <w:tcW w:w="1260" w:type="dxa"/>
            <w:tcBorders>
              <w:top w:val="nil"/>
              <w:left w:val="nil"/>
              <w:bottom w:val="single" w:sz="4" w:space="0" w:color="auto"/>
              <w:right w:val="single" w:sz="4" w:space="0" w:color="auto"/>
            </w:tcBorders>
            <w:shd w:val="clear" w:color="auto" w:fill="auto"/>
            <w:noWrap/>
          </w:tcPr>
          <w:p w14:paraId="5F5B1D33" w14:textId="77777777" w:rsidR="00565D6C" w:rsidRPr="00143BB7" w:rsidRDefault="00565D6C" w:rsidP="00E3309E">
            <w:pPr>
              <w:pStyle w:val="Table"/>
              <w:spacing w:line="276" w:lineRule="auto"/>
              <w:rPr>
                <w:sz w:val="24"/>
                <w:szCs w:val="24"/>
              </w:rPr>
            </w:pPr>
          </w:p>
        </w:tc>
      </w:tr>
      <w:tr w:rsidR="00D03D2B" w:rsidRPr="0085529E" w14:paraId="08493EAD"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3D14D582" w14:textId="77777777" w:rsidR="00D03D2B" w:rsidRPr="0085529E" w:rsidRDefault="00D03D2B" w:rsidP="00795D58">
            <w:pPr>
              <w:pStyle w:val="Table"/>
              <w:spacing w:line="276" w:lineRule="auto"/>
              <w:jc w:val="left"/>
              <w:rPr>
                <w:sz w:val="24"/>
                <w:szCs w:val="24"/>
              </w:rPr>
            </w:pPr>
            <w:r w:rsidRPr="0085529E">
              <w:rPr>
                <w:sz w:val="24"/>
                <w:szCs w:val="24"/>
              </w:rPr>
              <w:t>F-stat</w:t>
            </w:r>
          </w:p>
          <w:p w14:paraId="634F9F96" w14:textId="77777777" w:rsidR="00D03D2B" w:rsidRPr="0085529E" w:rsidRDefault="00D03D2B" w:rsidP="00795D58">
            <w:pPr>
              <w:pStyle w:val="Table"/>
              <w:spacing w:line="276" w:lineRule="auto"/>
              <w:jc w:val="left"/>
              <w:rPr>
                <w:sz w:val="24"/>
                <w:szCs w:val="24"/>
              </w:rPr>
            </w:pPr>
            <w:r w:rsidRPr="0085529E">
              <w:rPr>
                <w:sz w:val="24"/>
                <w:szCs w:val="24"/>
              </w:rPr>
              <w:t>[p-value]</w:t>
            </w:r>
          </w:p>
        </w:tc>
        <w:tc>
          <w:tcPr>
            <w:tcW w:w="1224" w:type="dxa"/>
            <w:tcBorders>
              <w:top w:val="single" w:sz="4" w:space="0" w:color="auto"/>
              <w:left w:val="nil"/>
              <w:bottom w:val="single" w:sz="4" w:space="0" w:color="auto"/>
              <w:right w:val="single" w:sz="4" w:space="0" w:color="auto"/>
            </w:tcBorders>
          </w:tcPr>
          <w:p w14:paraId="19FFF606" w14:textId="15D658F9" w:rsidR="00D03D2B" w:rsidRPr="00950FC2" w:rsidRDefault="003A5949" w:rsidP="00E3309E">
            <w:pPr>
              <w:pStyle w:val="Table"/>
              <w:spacing w:line="276" w:lineRule="auto"/>
              <w:rPr>
                <w:b/>
                <w:bCs w:val="0"/>
                <w:sz w:val="24"/>
                <w:szCs w:val="24"/>
              </w:rPr>
            </w:pPr>
            <w:r w:rsidRPr="00950FC2">
              <w:rPr>
                <w:b/>
                <w:bCs w:val="0"/>
                <w:sz w:val="24"/>
                <w:szCs w:val="24"/>
              </w:rPr>
              <w:t xml:space="preserve">17.740** </w:t>
            </w:r>
            <w:r w:rsidR="00D03D2B" w:rsidRPr="00950FC2">
              <w:rPr>
                <w:b/>
                <w:bCs w:val="0"/>
                <w:sz w:val="24"/>
                <w:szCs w:val="24"/>
              </w:rPr>
              <w:t>[0.00</w:t>
            </w:r>
            <w:r w:rsidRPr="00950FC2">
              <w:rPr>
                <w:b/>
                <w:bCs w:val="0"/>
                <w:sz w:val="24"/>
                <w:szCs w:val="24"/>
              </w:rPr>
              <w:t>7</w:t>
            </w:r>
            <w:r w:rsidR="00D03D2B" w:rsidRPr="00950FC2">
              <w:rPr>
                <w:b/>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64CC7261" w14:textId="1C819605" w:rsidR="00D03D2B" w:rsidRPr="0085529E" w:rsidRDefault="00DE0E51" w:rsidP="00E3309E">
            <w:pPr>
              <w:pStyle w:val="Table"/>
              <w:spacing w:line="276" w:lineRule="auto"/>
              <w:rPr>
                <w:sz w:val="24"/>
                <w:szCs w:val="24"/>
              </w:rPr>
            </w:pPr>
            <w:r w:rsidRPr="00DE0E51">
              <w:rPr>
                <w:sz w:val="24"/>
                <w:szCs w:val="24"/>
              </w:rPr>
              <w:t xml:space="preserve">5.435 </w:t>
            </w:r>
            <w:r>
              <w:rPr>
                <w:sz w:val="24"/>
                <w:szCs w:val="24"/>
              </w:rPr>
              <w:t>[0.061</w:t>
            </w:r>
            <w:r w:rsidR="00D03D2B"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124CD2F6" w14:textId="205C5497" w:rsidR="00D03D2B" w:rsidRPr="00F52359" w:rsidRDefault="00A50DDC" w:rsidP="00E3309E">
            <w:pPr>
              <w:pStyle w:val="Table"/>
              <w:spacing w:line="276" w:lineRule="auto"/>
              <w:rPr>
                <w:b/>
                <w:bCs w:val="0"/>
                <w:color w:val="000000" w:themeColor="text1"/>
                <w:sz w:val="24"/>
                <w:szCs w:val="24"/>
              </w:rPr>
            </w:pPr>
            <w:r w:rsidRPr="00F52359">
              <w:rPr>
                <w:b/>
                <w:bCs w:val="0"/>
                <w:color w:val="000000" w:themeColor="text1"/>
                <w:sz w:val="24"/>
                <w:szCs w:val="24"/>
              </w:rPr>
              <w:t>18.02</w:t>
            </w:r>
            <w:r w:rsidR="00DE0E51">
              <w:rPr>
                <w:b/>
                <w:bCs w:val="0"/>
                <w:color w:val="000000" w:themeColor="text1"/>
                <w:sz w:val="24"/>
                <w:szCs w:val="24"/>
              </w:rPr>
              <w:t>0</w:t>
            </w:r>
            <w:r w:rsidR="00604FBE" w:rsidRPr="00F52359">
              <w:rPr>
                <w:b/>
                <w:bCs w:val="0"/>
                <w:color w:val="000000" w:themeColor="text1"/>
                <w:sz w:val="24"/>
                <w:szCs w:val="24"/>
              </w:rPr>
              <w:t>**</w:t>
            </w:r>
          </w:p>
          <w:p w14:paraId="2845EFC0" w14:textId="69252576" w:rsidR="00D03D2B" w:rsidRPr="0085529E" w:rsidRDefault="00D03D2B" w:rsidP="00E3309E">
            <w:pPr>
              <w:pStyle w:val="Table"/>
              <w:spacing w:line="276" w:lineRule="auto"/>
              <w:rPr>
                <w:color w:val="000000" w:themeColor="text1"/>
                <w:sz w:val="24"/>
                <w:szCs w:val="24"/>
              </w:rPr>
            </w:pPr>
            <w:r w:rsidRPr="00F52359">
              <w:rPr>
                <w:b/>
                <w:bCs w:val="0"/>
                <w:color w:val="000000" w:themeColor="text1"/>
                <w:sz w:val="24"/>
                <w:szCs w:val="24"/>
              </w:rPr>
              <w:t>[0.00</w:t>
            </w:r>
            <w:r w:rsidR="00A50DDC" w:rsidRPr="00F52359">
              <w:rPr>
                <w:b/>
                <w:bCs w:val="0"/>
                <w:color w:val="000000" w:themeColor="text1"/>
                <w:sz w:val="24"/>
                <w:szCs w:val="24"/>
              </w:rPr>
              <w:t>7</w:t>
            </w:r>
            <w:r w:rsidRPr="00F52359">
              <w:rPr>
                <w:b/>
                <w:bCs w:val="0"/>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5243FF7" w14:textId="2301A0D0" w:rsidR="00D03D2B" w:rsidRPr="00AF1934" w:rsidRDefault="00F83CAE" w:rsidP="00E3309E">
            <w:pPr>
              <w:pStyle w:val="Table"/>
              <w:spacing w:line="276" w:lineRule="auto"/>
              <w:rPr>
                <w:b/>
                <w:bCs w:val="0"/>
                <w:sz w:val="24"/>
                <w:szCs w:val="24"/>
              </w:rPr>
            </w:pPr>
            <w:r w:rsidRPr="00AF1934">
              <w:rPr>
                <w:b/>
                <w:bCs w:val="0"/>
                <w:sz w:val="24"/>
                <w:szCs w:val="24"/>
              </w:rPr>
              <w:t>9.249</w:t>
            </w:r>
            <w:r w:rsidR="00AF1934" w:rsidRPr="00AF1934">
              <w:rPr>
                <w:b/>
                <w:bCs w:val="0"/>
                <w:sz w:val="24"/>
                <w:szCs w:val="24"/>
              </w:rPr>
              <w:t>*</w:t>
            </w:r>
            <w:r w:rsidRPr="00AF1934">
              <w:rPr>
                <w:b/>
                <w:bCs w:val="0"/>
                <w:sz w:val="24"/>
                <w:szCs w:val="24"/>
              </w:rPr>
              <w:t xml:space="preserve"> </w:t>
            </w:r>
            <w:r w:rsidR="00D03D2B" w:rsidRPr="00AF1934">
              <w:rPr>
                <w:b/>
                <w:bCs w:val="0"/>
                <w:sz w:val="24"/>
                <w:szCs w:val="24"/>
              </w:rPr>
              <w:t>[0.0</w:t>
            </w:r>
            <w:r w:rsidR="00AF1934" w:rsidRPr="00AF1934">
              <w:rPr>
                <w:b/>
                <w:bCs w:val="0"/>
                <w:sz w:val="24"/>
                <w:szCs w:val="24"/>
              </w:rPr>
              <w:t>24</w:t>
            </w:r>
            <w:r w:rsidR="00D03D2B" w:rsidRPr="00AF1934">
              <w:rPr>
                <w:b/>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4AB6AA64" w14:textId="77777777" w:rsidR="00D03D2B" w:rsidRPr="0085529E" w:rsidRDefault="00D03D2B" w:rsidP="00E3309E">
            <w:pPr>
              <w:pStyle w:val="Table"/>
              <w:spacing w:line="276" w:lineRule="auto"/>
              <w:rPr>
                <w:sz w:val="24"/>
                <w:szCs w:val="24"/>
              </w:rPr>
            </w:pPr>
            <w:r w:rsidRPr="0085529E">
              <w:rPr>
                <w:sz w:val="24"/>
                <w:szCs w:val="24"/>
              </w:rPr>
              <w:t>16.22</w:t>
            </w:r>
          </w:p>
          <w:p w14:paraId="5CB398FD" w14:textId="77777777" w:rsidR="00D03D2B" w:rsidRPr="0085529E" w:rsidRDefault="00D03D2B" w:rsidP="00E3309E">
            <w:pPr>
              <w:pStyle w:val="Table"/>
              <w:spacing w:line="276" w:lineRule="auto"/>
              <w:rPr>
                <w:sz w:val="24"/>
                <w:szCs w:val="24"/>
              </w:rPr>
            </w:pPr>
            <w:r w:rsidRPr="0085529E">
              <w:rPr>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710119DE" w14:textId="77777777" w:rsidR="00D03D2B" w:rsidRPr="0085529E" w:rsidRDefault="00D03D2B" w:rsidP="00E3309E">
            <w:pPr>
              <w:pStyle w:val="Table"/>
              <w:spacing w:line="276" w:lineRule="auto"/>
              <w:rPr>
                <w:sz w:val="24"/>
                <w:szCs w:val="24"/>
              </w:rPr>
            </w:pPr>
            <w:r w:rsidRPr="0085529E">
              <w:rPr>
                <w:sz w:val="24"/>
                <w:szCs w:val="24"/>
              </w:rPr>
              <w:t>14.54</w:t>
            </w:r>
          </w:p>
          <w:p w14:paraId="524A526F" w14:textId="77777777" w:rsidR="00D03D2B" w:rsidRPr="0085529E" w:rsidRDefault="00D03D2B" w:rsidP="00E3309E">
            <w:pPr>
              <w:pStyle w:val="Table"/>
              <w:spacing w:line="276" w:lineRule="auto"/>
              <w:rPr>
                <w:sz w:val="24"/>
                <w:szCs w:val="24"/>
              </w:rPr>
            </w:pPr>
            <w:r w:rsidRPr="0085529E">
              <w:rPr>
                <w:sz w:val="24"/>
                <w:szCs w:val="24"/>
              </w:rPr>
              <w:t>[&lt;0.001]</w:t>
            </w:r>
          </w:p>
        </w:tc>
      </w:tr>
    </w:tbl>
    <w:p w14:paraId="280F5426" w14:textId="77777777" w:rsidR="004744DB" w:rsidRPr="004744DB" w:rsidRDefault="004744DB" w:rsidP="004744DB">
      <w:pPr>
        <w:tabs>
          <w:tab w:val="left" w:pos="720"/>
        </w:tabs>
        <w:autoSpaceDE w:val="0"/>
        <w:autoSpaceDN w:val="0"/>
        <w:adjustRightInd w:val="0"/>
        <w:spacing w:line="276" w:lineRule="auto"/>
      </w:pPr>
    </w:p>
    <w:p w14:paraId="37370ED2" w14:textId="283B7955" w:rsidR="000340D2" w:rsidRDefault="000340D2" w:rsidP="00D75CF7">
      <w:pPr>
        <w:tabs>
          <w:tab w:val="left" w:pos="720"/>
        </w:tabs>
        <w:autoSpaceDE w:val="0"/>
        <w:autoSpaceDN w:val="0"/>
        <w:adjustRightInd w:val="0"/>
        <w:spacing w:line="276" w:lineRule="auto"/>
        <w:rPr>
          <w:b/>
          <w:bCs/>
        </w:rPr>
      </w:pPr>
    </w:p>
    <w:p w14:paraId="7C37462E" w14:textId="77777777" w:rsidR="000340D2" w:rsidRPr="0085529E" w:rsidRDefault="000340D2" w:rsidP="00D75CF7">
      <w:pPr>
        <w:tabs>
          <w:tab w:val="left" w:pos="720"/>
        </w:tabs>
        <w:autoSpaceDE w:val="0"/>
        <w:autoSpaceDN w:val="0"/>
        <w:adjustRightInd w:val="0"/>
        <w:spacing w:line="276" w:lineRule="auto"/>
        <w:rPr>
          <w:b/>
          <w:bCs/>
        </w:rPr>
      </w:pPr>
    </w:p>
    <w:p w14:paraId="44D9890A" w14:textId="30E3DF16" w:rsidR="00781D3C" w:rsidRPr="0085529E" w:rsidRDefault="00781D3C" w:rsidP="00D75CF7">
      <w:pPr>
        <w:tabs>
          <w:tab w:val="left" w:pos="720"/>
        </w:tabs>
        <w:autoSpaceDE w:val="0"/>
        <w:autoSpaceDN w:val="0"/>
        <w:adjustRightInd w:val="0"/>
        <w:spacing w:line="276" w:lineRule="auto"/>
      </w:pPr>
      <w:r w:rsidRPr="0085529E">
        <w:rPr>
          <w:highlight w:val="yellow"/>
        </w:rPr>
        <w:lastRenderedPageBreak/>
        <w:t>Thank you for your comment.</w:t>
      </w:r>
      <w:r w:rsidR="00DB6880">
        <w:t xml:space="preserve"> [Reza’s Notes: One possible solution will be just to use fixed effects to determine if the effects are short-term or long-term.]</w:t>
      </w:r>
      <w:r w:rsidRPr="0085529E">
        <w:t xml:space="preserve">  </w:t>
      </w:r>
    </w:p>
    <w:p w14:paraId="686B21C4" w14:textId="77777777" w:rsidR="00EA41A5" w:rsidRPr="0085529E" w:rsidRDefault="00EA41A5" w:rsidP="00D75CF7">
      <w:pPr>
        <w:tabs>
          <w:tab w:val="left" w:pos="720"/>
        </w:tabs>
        <w:autoSpaceDE w:val="0"/>
        <w:autoSpaceDN w:val="0"/>
        <w:adjustRightInd w:val="0"/>
        <w:spacing w:line="276" w:lineRule="auto"/>
        <w:ind w:left="720" w:hanging="720"/>
        <w:rPr>
          <w:i/>
          <w:iCs/>
        </w:rPr>
      </w:pPr>
    </w:p>
    <w:p w14:paraId="70FB53F0" w14:textId="77777777" w:rsidR="00EA41A5" w:rsidRPr="0085529E" w:rsidRDefault="00EA41A5" w:rsidP="005E7D47">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 IV validity test: I don’t quite understand the authors’ IV validity test. I think more common tests should be the over-identification test, among others.</w:t>
      </w:r>
    </w:p>
    <w:p w14:paraId="60D19432" w14:textId="77777777" w:rsidR="005E7D47" w:rsidRDefault="005E7D47" w:rsidP="00D75CF7">
      <w:pPr>
        <w:tabs>
          <w:tab w:val="left" w:pos="720"/>
        </w:tabs>
        <w:autoSpaceDE w:val="0"/>
        <w:autoSpaceDN w:val="0"/>
        <w:adjustRightInd w:val="0"/>
        <w:spacing w:line="276" w:lineRule="auto"/>
      </w:pPr>
    </w:p>
    <w:p w14:paraId="6AEC24F5" w14:textId="366521E1" w:rsidR="006F145C" w:rsidRPr="0085529E" w:rsidRDefault="00781D3C" w:rsidP="00D75CF7">
      <w:pPr>
        <w:tabs>
          <w:tab w:val="left" w:pos="720"/>
        </w:tabs>
        <w:autoSpaceDE w:val="0"/>
        <w:autoSpaceDN w:val="0"/>
        <w:adjustRightInd w:val="0"/>
        <w:spacing w:line="276" w:lineRule="auto"/>
        <w:rPr>
          <w:highlight w:val="yellow"/>
        </w:rPr>
      </w:pPr>
      <w:r w:rsidRPr="0085529E">
        <w:t>Thank you for your comment.</w:t>
      </w:r>
      <w:r w:rsidR="00981F0E" w:rsidRPr="0085529E">
        <w:t xml:space="preserve"> The IV validity test was done to examine if the IV is significantly associated with the </w:t>
      </w:r>
      <w:r w:rsidR="004B5B83" w:rsidRPr="0085529E">
        <w:t>e</w:t>
      </w:r>
      <w:r w:rsidR="0051745E" w:rsidRPr="0085529E">
        <w:t>n</w:t>
      </w:r>
      <w:r w:rsidR="004B5B83" w:rsidRPr="0085529E">
        <w:t>dogenous variable.</w:t>
      </w:r>
      <w:r w:rsidR="0051745E" w:rsidRPr="0085529E">
        <w:t xml:space="preserve"> The coefficient in the analysis was significant and positive, confirming that our choice of IV is at least associated with the variable it is instrumenting</w:t>
      </w:r>
      <w:r w:rsidR="00305802" w:rsidRPr="0085529E">
        <w:t xml:space="preserve"> (the endogenous variable in the </w:t>
      </w:r>
      <w:r w:rsidR="006F145C" w:rsidRPr="0085529E">
        <w:t>original</w:t>
      </w:r>
      <w:r w:rsidR="00305802" w:rsidRPr="0085529E">
        <w:t xml:space="preserve"> model)</w:t>
      </w:r>
      <w:r w:rsidR="0051745E" w:rsidRPr="0085529E">
        <w:t>.</w:t>
      </w:r>
      <w:r w:rsidR="000D447F" w:rsidRPr="0085529E">
        <w:t xml:space="preserve"> As you noted, we should also test if </w:t>
      </w:r>
      <w:r w:rsidR="00ED2C5B" w:rsidRPr="0085529E">
        <w:t xml:space="preserve">the IV is uncorrelated with the error terms. The exogeneity of the IV is the null hypothesis in </w:t>
      </w:r>
      <w:proofErr w:type="spellStart"/>
      <w:r w:rsidR="00ED2C5B" w:rsidRPr="0085529E">
        <w:t>Sargan</w:t>
      </w:r>
      <w:proofErr w:type="spellEnd"/>
      <w:r w:rsidR="00ED2C5B" w:rsidRPr="0085529E">
        <w:t xml:space="preserve"> test. </w:t>
      </w:r>
      <w:r w:rsidR="00ED2C5B" w:rsidRPr="0085529E">
        <w:rPr>
          <w:highlight w:val="yellow"/>
        </w:rPr>
        <w:t>However, this test can only be used if there are more instruments than endogenous variables. In our case</w:t>
      </w:r>
      <w:r w:rsidR="0051745E" w:rsidRPr="0085529E">
        <w:rPr>
          <w:highlight w:val="yellow"/>
        </w:rPr>
        <w:t xml:space="preserve"> </w:t>
      </w:r>
    </w:p>
    <w:p w14:paraId="0052C2AB" w14:textId="77777777" w:rsidR="00781D3C" w:rsidRPr="0085529E" w:rsidRDefault="006F145C" w:rsidP="00D75CF7">
      <w:pPr>
        <w:tabs>
          <w:tab w:val="left" w:pos="720"/>
        </w:tabs>
        <w:autoSpaceDE w:val="0"/>
        <w:autoSpaceDN w:val="0"/>
        <w:adjustRightInd w:val="0"/>
        <w:spacing w:line="276" w:lineRule="auto"/>
      </w:pPr>
      <w:r w:rsidRPr="0085529E">
        <w:rPr>
          <w:highlight w:val="yellow"/>
        </w:rPr>
        <w:t>Overidentification test: “One crucial property of instruments is that they ought to be uncorrelated to the regression error terms $u$. Instrument exogeneity is set as the null hypothesis of this following test with the alternative hypothesis being that the instruments are endogenous. This test can only be applied if you have more instruments than endogenous variables. It is therefore sometimes also called the test for overidentifying restrictions.”</w:t>
      </w:r>
      <w:r w:rsidR="00781D3C" w:rsidRPr="0085529E">
        <w:t xml:space="preserve"> </w:t>
      </w:r>
    </w:p>
    <w:p w14:paraId="0202D0BF" w14:textId="77777777" w:rsidR="00EA41A5" w:rsidRPr="0085529E" w:rsidRDefault="00EA41A5" w:rsidP="00D75CF7">
      <w:pPr>
        <w:tabs>
          <w:tab w:val="left" w:pos="720"/>
        </w:tabs>
        <w:autoSpaceDE w:val="0"/>
        <w:autoSpaceDN w:val="0"/>
        <w:adjustRightInd w:val="0"/>
        <w:spacing w:line="276" w:lineRule="auto"/>
        <w:ind w:left="720" w:hanging="720"/>
        <w:rPr>
          <w:i/>
          <w:iCs/>
        </w:rPr>
      </w:pPr>
    </w:p>
    <w:p w14:paraId="410EF2D3" w14:textId="77777777" w:rsidR="00EA41A5" w:rsidRPr="0085529E" w:rsidRDefault="00EA41A5" w:rsidP="004F0EA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6. Interaction effects: The authors proposed only 3 hypotheses about the main effect of policy change, but suddenly provided the test of interaction effects. The authors may need to improve the paper structure to make it better organized and more coherent (theory-empirics).</w:t>
      </w:r>
    </w:p>
    <w:p w14:paraId="15F3C580" w14:textId="77777777" w:rsidR="00781D3C" w:rsidRPr="0085529E" w:rsidRDefault="00781D3C" w:rsidP="00D75CF7">
      <w:pPr>
        <w:tabs>
          <w:tab w:val="left" w:pos="720"/>
        </w:tabs>
        <w:autoSpaceDE w:val="0"/>
        <w:autoSpaceDN w:val="0"/>
        <w:adjustRightInd w:val="0"/>
        <w:spacing w:line="276" w:lineRule="auto"/>
        <w:contextualSpacing/>
        <w:jc w:val="both"/>
        <w:rPr>
          <w:i/>
          <w:iCs/>
        </w:rPr>
      </w:pPr>
    </w:p>
    <w:p w14:paraId="43EC88EE" w14:textId="203574E3" w:rsidR="00EA41A5" w:rsidRPr="004F0EA2" w:rsidRDefault="004F0EA2" w:rsidP="00D75CF7">
      <w:pPr>
        <w:tabs>
          <w:tab w:val="left" w:pos="720"/>
        </w:tabs>
        <w:autoSpaceDE w:val="0"/>
        <w:autoSpaceDN w:val="0"/>
        <w:adjustRightInd w:val="0"/>
        <w:spacing w:line="276" w:lineRule="auto"/>
        <w:jc w:val="both"/>
        <w:rPr>
          <w:iCs/>
        </w:rPr>
      </w:pPr>
      <w:r>
        <w:rPr>
          <w:iCs/>
        </w:rPr>
        <w:t>Will do…</w:t>
      </w:r>
    </w:p>
    <w:p w14:paraId="644DEC99" w14:textId="77777777" w:rsidR="00EA41A5" w:rsidRPr="0085529E" w:rsidRDefault="00EA41A5" w:rsidP="00D75CF7">
      <w:pPr>
        <w:tabs>
          <w:tab w:val="left" w:pos="720"/>
        </w:tabs>
        <w:autoSpaceDE w:val="0"/>
        <w:autoSpaceDN w:val="0"/>
        <w:adjustRightInd w:val="0"/>
        <w:spacing w:line="276" w:lineRule="auto"/>
        <w:jc w:val="both"/>
        <w:rPr>
          <w:i/>
          <w:iCs/>
        </w:rPr>
      </w:pPr>
    </w:p>
    <w:p w14:paraId="1C7A9721" w14:textId="0F04DF4C" w:rsidR="00EA41A5" w:rsidRPr="0085529E" w:rsidDel="00437D0E" w:rsidRDefault="008A792E">
      <w:pPr>
        <w:pStyle w:val="Heading1"/>
        <w:spacing w:line="276" w:lineRule="auto"/>
        <w:rPr>
          <w:del w:id="51" w:author="Zhao, Kexin" w:date="2019-11-15T11:05:00Z"/>
          <w:rFonts w:ascii="Times New Roman" w:hAnsi="Times New Roman"/>
          <w:i/>
          <w:iCs/>
          <w:sz w:val="24"/>
          <w:szCs w:val="24"/>
        </w:rPr>
      </w:pPr>
      <w:r w:rsidRPr="0085529E">
        <w:rPr>
          <w:rFonts w:ascii="Times New Roman" w:hAnsi="Times New Roman"/>
          <w:i/>
          <w:iCs/>
          <w:sz w:val="24"/>
          <w:szCs w:val="24"/>
        </w:rPr>
        <w:br w:type="page"/>
      </w:r>
      <w:del w:id="52" w:author="Zhao, Kexin" w:date="2019-11-15T11:05:00Z">
        <w:r w:rsidR="00EA41A5" w:rsidRPr="0085529E" w:rsidDel="00437D0E">
          <w:rPr>
            <w:rFonts w:ascii="Times New Roman" w:hAnsi="Times New Roman"/>
            <w:i/>
            <w:iCs/>
            <w:sz w:val="24"/>
            <w:szCs w:val="24"/>
          </w:rPr>
          <w:lastRenderedPageBreak/>
          <w:delText>Reviewer 2</w:delText>
        </w:r>
        <w:r w:rsidRPr="0085529E" w:rsidDel="00437D0E">
          <w:rPr>
            <w:rFonts w:ascii="Times New Roman" w:hAnsi="Times New Roman"/>
            <w:i/>
            <w:iCs/>
            <w:sz w:val="24"/>
            <w:szCs w:val="24"/>
          </w:rPr>
          <w:delText>’s Comments:</w:delText>
        </w:r>
      </w:del>
    </w:p>
    <w:p w14:paraId="260495E5" w14:textId="48F71224" w:rsidR="00EA41A5" w:rsidRPr="0085529E" w:rsidDel="00437D0E" w:rsidRDefault="00EA41A5">
      <w:pPr>
        <w:pStyle w:val="Heading1"/>
        <w:spacing w:line="276" w:lineRule="auto"/>
        <w:rPr>
          <w:del w:id="53" w:author="Zhao, Kexin" w:date="2019-11-15T11:05:00Z"/>
          <w:i/>
          <w:iCs/>
        </w:rPr>
        <w:pPrChange w:id="54" w:author="Zhao, Kexin" w:date="2019-11-15T11:05:00Z">
          <w:pPr>
            <w:tabs>
              <w:tab w:val="left" w:pos="720"/>
            </w:tabs>
            <w:autoSpaceDE w:val="0"/>
            <w:autoSpaceDN w:val="0"/>
            <w:adjustRightInd w:val="0"/>
            <w:spacing w:line="276" w:lineRule="auto"/>
          </w:pPr>
        </w:pPrChange>
      </w:pPr>
    </w:p>
    <w:p w14:paraId="18F741EB" w14:textId="497FDD5F" w:rsidR="00EA41A5" w:rsidRPr="0085529E" w:rsidRDefault="00EA41A5">
      <w:pPr>
        <w:pStyle w:val="Heading1"/>
        <w:spacing w:line="276" w:lineRule="auto"/>
        <w:rPr>
          <w:i/>
          <w:iCs/>
        </w:rPr>
        <w:pPrChange w:id="55" w:author="Zhao, Kexin" w:date="2019-11-15T11:05:00Z">
          <w:pPr>
            <w:tabs>
              <w:tab w:val="left" w:pos="720"/>
            </w:tabs>
            <w:autoSpaceDE w:val="0"/>
            <w:autoSpaceDN w:val="0"/>
            <w:adjustRightInd w:val="0"/>
            <w:spacing w:line="276" w:lineRule="auto"/>
          </w:pPr>
        </w:pPrChange>
      </w:pPr>
      <w:del w:id="56" w:author="Zhao, Kexin" w:date="2019-11-15T11:05:00Z">
        <w:r w:rsidRPr="0085529E" w:rsidDel="00437D0E">
          <w:rPr>
            <w:i/>
            <w:iCs/>
          </w:rPr>
          <w:delText>Recommendation: Reject &amp; Resubmit</w:delText>
        </w:r>
      </w:del>
    </w:p>
    <w:p w14:paraId="60A89209" w14:textId="418203A1" w:rsidR="00EA41A5" w:rsidRPr="00437D0E" w:rsidRDefault="00437D0E">
      <w:pPr>
        <w:tabs>
          <w:tab w:val="left" w:pos="720"/>
        </w:tabs>
        <w:autoSpaceDE w:val="0"/>
        <w:autoSpaceDN w:val="0"/>
        <w:adjustRightInd w:val="0"/>
        <w:spacing w:line="276" w:lineRule="auto"/>
        <w:jc w:val="center"/>
        <w:rPr>
          <w:b/>
          <w:iCs/>
          <w:rPrChange w:id="57" w:author="Zhao, Kexin" w:date="2019-11-15T11:05:00Z">
            <w:rPr>
              <w:i/>
              <w:iCs/>
            </w:rPr>
          </w:rPrChange>
        </w:rPr>
        <w:pPrChange w:id="58" w:author="Zhao, Kexin" w:date="2019-11-15T11:05:00Z">
          <w:pPr>
            <w:tabs>
              <w:tab w:val="left" w:pos="720"/>
            </w:tabs>
            <w:autoSpaceDE w:val="0"/>
            <w:autoSpaceDN w:val="0"/>
            <w:adjustRightInd w:val="0"/>
            <w:spacing w:line="276" w:lineRule="auto"/>
          </w:pPr>
        </w:pPrChange>
      </w:pPr>
      <w:ins w:id="59" w:author="Zhao, Kexin" w:date="2019-11-15T11:05:00Z">
        <w:r>
          <w:rPr>
            <w:b/>
            <w:iCs/>
          </w:rPr>
          <w:t>Responses to Reviewer 2</w:t>
        </w:r>
      </w:ins>
    </w:p>
    <w:p w14:paraId="53C1AC62" w14:textId="77777777" w:rsidR="00EA41A5" w:rsidRPr="0085529E" w:rsidRDefault="00EA41A5" w:rsidP="00404F33">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This study investigates the impact of the simultaneous review system on the informational content and the personal opinions of guest reviews. I enjoy reading this manuscript, and I appreciate the unique data access the authors created and the number of studies conducted for robustness checks. However, I have some considerable concerns with the theoretical contribution, theoretical development and the validness of empirical analysis. Below I provide a detailed list of my comments, suggestions, and concerns. I wish the authors luck with this research.</w:t>
      </w:r>
    </w:p>
    <w:p w14:paraId="01F6A02E" w14:textId="3D5D8081" w:rsidR="00EF6715" w:rsidRDefault="00EF6715" w:rsidP="00D75CF7">
      <w:pPr>
        <w:tabs>
          <w:tab w:val="left" w:pos="720"/>
        </w:tabs>
        <w:autoSpaceDE w:val="0"/>
        <w:autoSpaceDN w:val="0"/>
        <w:adjustRightInd w:val="0"/>
        <w:spacing w:line="276" w:lineRule="auto"/>
        <w:rPr>
          <w:i/>
          <w:iCs/>
        </w:rPr>
      </w:pPr>
    </w:p>
    <w:p w14:paraId="6B958E9D" w14:textId="1A4FBA1C" w:rsidR="00024EA7" w:rsidRPr="00E90BFD" w:rsidRDefault="00024EA7" w:rsidP="00024EA7">
      <w:pPr>
        <w:autoSpaceDE w:val="0"/>
        <w:autoSpaceDN w:val="0"/>
        <w:adjustRightInd w:val="0"/>
        <w:rPr>
          <w:color w:val="000000"/>
        </w:rPr>
      </w:pPr>
      <w:r w:rsidRPr="00E90BFD">
        <w:rPr>
          <w:color w:val="000000"/>
        </w:rPr>
        <w:t xml:space="preserve">We greatly appreciate your time and effort devoted to reading our manuscript. Thank you very much for your insightful comments and constructive suggestions, which have helped us </w:t>
      </w:r>
      <w:r w:rsidR="00BF6781">
        <w:rPr>
          <w:color w:val="000000"/>
        </w:rPr>
        <w:t xml:space="preserve">to </w:t>
      </w:r>
      <w:r w:rsidRPr="00E90BFD">
        <w:rPr>
          <w:color w:val="000000"/>
        </w:rPr>
        <w:t>improve the quality of our paper significantly. Based on your detailed referee report, we have substantially revised the entire paper in order to address your concerns</w:t>
      </w:r>
      <w:r w:rsidR="00B410DF">
        <w:rPr>
          <w:color w:val="000000"/>
        </w:rPr>
        <w:t xml:space="preserve"> towards the theoretical contribution, theoretical development, and the validness of empirical analysis</w:t>
      </w:r>
      <w:r w:rsidRPr="00E90BFD">
        <w:rPr>
          <w:color w:val="000000"/>
        </w:rPr>
        <w:t xml:space="preserve">. Please see our detailed responses below. We sincerely hope that this revision </w:t>
      </w:r>
      <w:r>
        <w:rPr>
          <w:color w:val="000000"/>
        </w:rPr>
        <w:t>would be</w:t>
      </w:r>
      <w:r w:rsidRPr="00E90BFD">
        <w:rPr>
          <w:color w:val="000000"/>
        </w:rPr>
        <w:t xml:space="preserve"> satisfactory. For ease of reference, the text of your original comments is repeated here in italics in the textbox, followed by our response.</w:t>
      </w:r>
    </w:p>
    <w:p w14:paraId="47179A06" w14:textId="6F7CA4C1" w:rsidR="00404F33" w:rsidRDefault="00404F33" w:rsidP="00D75CF7">
      <w:pPr>
        <w:tabs>
          <w:tab w:val="left" w:pos="720"/>
        </w:tabs>
        <w:autoSpaceDE w:val="0"/>
        <w:autoSpaceDN w:val="0"/>
        <w:adjustRightInd w:val="0"/>
        <w:spacing w:line="276" w:lineRule="auto"/>
        <w:rPr>
          <w:iCs/>
        </w:rPr>
      </w:pPr>
    </w:p>
    <w:p w14:paraId="1BC97262" w14:textId="77777777" w:rsidR="00404F33" w:rsidRPr="00404F33" w:rsidRDefault="00404F33" w:rsidP="00D75CF7">
      <w:pPr>
        <w:tabs>
          <w:tab w:val="left" w:pos="720"/>
        </w:tabs>
        <w:autoSpaceDE w:val="0"/>
        <w:autoSpaceDN w:val="0"/>
        <w:adjustRightInd w:val="0"/>
        <w:spacing w:line="276" w:lineRule="auto"/>
        <w:rPr>
          <w:iCs/>
        </w:rPr>
      </w:pPr>
    </w:p>
    <w:p w14:paraId="6D6BB171" w14:textId="77777777" w:rsidR="00EA41A5" w:rsidRPr="0085529E" w:rsidRDefault="00EA41A5" w:rsidP="009C2C4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First, I am not sure whether this work has sufficient contributions beyond previous studies mentioned in the paper (Bolton et al. 2013; </w:t>
      </w:r>
      <w:proofErr w:type="spellStart"/>
      <w:r w:rsidRPr="0085529E">
        <w:rPr>
          <w:i/>
          <w:iCs/>
        </w:rPr>
        <w:t>Fradkin</w:t>
      </w:r>
      <w:proofErr w:type="spellEnd"/>
      <w:r w:rsidRPr="0085529E">
        <w:rPr>
          <w:i/>
          <w:iCs/>
        </w:rPr>
        <w:t xml:space="preserve"> et al. 2018; </w:t>
      </w:r>
      <w:proofErr w:type="spellStart"/>
      <w:r w:rsidRPr="0085529E">
        <w:rPr>
          <w:i/>
          <w:iCs/>
        </w:rPr>
        <w:t>Preserpio</w:t>
      </w:r>
      <w:proofErr w:type="spellEnd"/>
      <w:r w:rsidRPr="0085529E">
        <w:rPr>
          <w:i/>
          <w:iCs/>
        </w:rPr>
        <w:t xml:space="preserve"> et al. 2018). The authors argued their contributions as testing the impacts of the simultaneous review system via large-scale observational data over an extended period of time, however, this time-series design may suffer from potential issues of a time trend or seasonality which were not clearly distinguished from the true effect.</w:t>
      </w:r>
    </w:p>
    <w:p w14:paraId="0B5E7A76" w14:textId="3E8FFCF1" w:rsidR="00781D3C" w:rsidRDefault="00781D3C" w:rsidP="00D75CF7">
      <w:pPr>
        <w:tabs>
          <w:tab w:val="left" w:pos="720"/>
        </w:tabs>
        <w:autoSpaceDE w:val="0"/>
        <w:autoSpaceDN w:val="0"/>
        <w:adjustRightInd w:val="0"/>
        <w:spacing w:line="276" w:lineRule="auto"/>
        <w:rPr>
          <w:i/>
          <w:iCs/>
        </w:rPr>
      </w:pPr>
    </w:p>
    <w:p w14:paraId="34E7821E" w14:textId="19A1925E" w:rsidR="009C2C42" w:rsidRDefault="009C2C42" w:rsidP="00D75CF7">
      <w:pPr>
        <w:tabs>
          <w:tab w:val="left" w:pos="720"/>
        </w:tabs>
        <w:autoSpaceDE w:val="0"/>
        <w:autoSpaceDN w:val="0"/>
        <w:adjustRightInd w:val="0"/>
        <w:spacing w:line="276" w:lineRule="auto"/>
        <w:rPr>
          <w:ins w:id="60" w:author="Zhao, Kexin" w:date="2019-11-15T11:09:00Z"/>
          <w:iCs/>
        </w:rPr>
      </w:pPr>
      <w:ins w:id="61" w:author="Zhao, Kexin" w:date="2019-11-15T11:08:00Z">
        <w:r>
          <w:rPr>
            <w:iCs/>
          </w:rPr>
          <w:t>Strengthen theoretical contribution, and explain how a time trend or seasonality is con</w:t>
        </w:r>
      </w:ins>
      <w:ins w:id="62" w:author="Zhao, Kexin" w:date="2019-11-15T11:09:00Z">
        <w:r>
          <w:rPr>
            <w:iCs/>
          </w:rPr>
          <w:t>trolled in empirical analyses…</w:t>
        </w:r>
      </w:ins>
    </w:p>
    <w:p w14:paraId="6678EB39" w14:textId="77777777" w:rsidR="009C2C42" w:rsidRPr="009C2C42" w:rsidRDefault="009C2C42" w:rsidP="00D75CF7">
      <w:pPr>
        <w:tabs>
          <w:tab w:val="left" w:pos="720"/>
        </w:tabs>
        <w:autoSpaceDE w:val="0"/>
        <w:autoSpaceDN w:val="0"/>
        <w:adjustRightInd w:val="0"/>
        <w:spacing w:line="276" w:lineRule="auto"/>
        <w:rPr>
          <w:iCs/>
        </w:rPr>
      </w:pPr>
    </w:p>
    <w:p w14:paraId="428CAD00" w14:textId="77777777" w:rsidR="00EA41A5" w:rsidRPr="0085529E" w:rsidRDefault="00EA41A5" w:rsidP="00761B6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(a). Results in Figure 1 show that </w:t>
      </w:r>
      <w:proofErr w:type="spellStart"/>
      <w:r w:rsidRPr="0085529E">
        <w:rPr>
          <w:i/>
          <w:iCs/>
        </w:rPr>
        <w:t>Topic_Count</w:t>
      </w:r>
      <w:proofErr w:type="spellEnd"/>
      <w:r w:rsidRPr="0085529E">
        <w:rPr>
          <w:i/>
          <w:iCs/>
        </w:rPr>
        <w:t xml:space="preserve"> and </w:t>
      </w:r>
      <w:proofErr w:type="spellStart"/>
      <w:r w:rsidRPr="0085529E">
        <w:rPr>
          <w:i/>
          <w:iCs/>
        </w:rPr>
        <w:t>PD_sentiment</w:t>
      </w:r>
      <w:proofErr w:type="spellEnd"/>
      <w:r w:rsidRPr="0085529E">
        <w:rPr>
          <w:i/>
          <w:iCs/>
        </w:rPr>
        <w:t xml:space="preserve"> </w:t>
      </w:r>
      <w:proofErr w:type="gramStart"/>
      <w:r w:rsidRPr="0085529E">
        <w:rPr>
          <w:i/>
          <w:iCs/>
        </w:rPr>
        <w:t>are</w:t>
      </w:r>
      <w:proofErr w:type="gramEnd"/>
      <w:r w:rsidRPr="0085529E">
        <w:rPr>
          <w:i/>
          <w:iCs/>
        </w:rPr>
        <w:t xml:space="preserve"> not robust which suggest the effect of </w:t>
      </w:r>
      <w:proofErr w:type="spellStart"/>
      <w:r w:rsidRPr="0085529E">
        <w:rPr>
          <w:i/>
          <w:iCs/>
        </w:rPr>
        <w:t>Topic_Count</w:t>
      </w:r>
      <w:proofErr w:type="spellEnd"/>
      <w:r w:rsidRPr="0085529E">
        <w:rPr>
          <w:i/>
          <w:iCs/>
        </w:rPr>
        <w:t xml:space="preserve"> and </w:t>
      </w:r>
      <w:proofErr w:type="spellStart"/>
      <w:r w:rsidRPr="0085529E">
        <w:rPr>
          <w:i/>
          <w:iCs/>
        </w:rPr>
        <w:t>PD_sentiment</w:t>
      </w:r>
      <w:proofErr w:type="spellEnd"/>
      <w:r w:rsidRPr="0085529E">
        <w:rPr>
          <w:i/>
          <w:iCs/>
        </w:rPr>
        <w:t xml:space="preserve"> may not due to the policy change. Strictly speaking, the confidence intervals of other variables also overlap with zero which didn’t suggest robust results of other variables. Besides, this figure is not clearly presented. What is the X-axis in the figure? Which hypothetical time is used because the authors use “these hypothetical time stamps” on page 24? </w:t>
      </w:r>
    </w:p>
    <w:p w14:paraId="742B580E" w14:textId="77777777" w:rsidR="00DD360D" w:rsidRDefault="00DD360D" w:rsidP="00D75CF7">
      <w:pPr>
        <w:tabs>
          <w:tab w:val="left" w:pos="720"/>
        </w:tabs>
        <w:autoSpaceDE w:val="0"/>
        <w:autoSpaceDN w:val="0"/>
        <w:adjustRightInd w:val="0"/>
        <w:spacing w:line="276" w:lineRule="auto"/>
      </w:pPr>
    </w:p>
    <w:p w14:paraId="074BB9BD" w14:textId="77777777" w:rsidR="00FF3BA1" w:rsidRDefault="00781D3C" w:rsidP="00D75CF7">
      <w:pPr>
        <w:tabs>
          <w:tab w:val="left" w:pos="720"/>
        </w:tabs>
        <w:autoSpaceDE w:val="0"/>
        <w:autoSpaceDN w:val="0"/>
        <w:adjustRightInd w:val="0"/>
        <w:spacing w:line="276" w:lineRule="auto"/>
      </w:pPr>
      <w:r w:rsidRPr="0085529E">
        <w:t>Thank you for your comment.</w:t>
      </w:r>
      <w:r w:rsidR="00B62922">
        <w:t xml:space="preserve"> We should have clarified the information provided in Figure 1. In regression discontinuity design, </w:t>
      </w:r>
      <w:r w:rsidR="00F15E68">
        <w:t xml:space="preserve">the assumption is that the treatment effect only occurred at the cutoff (July 2014 in our study). </w:t>
      </w:r>
      <w:r w:rsidR="004C7FCB">
        <w:t>To test this assumption, we perform placebo tests by re-estimating the treatment effects for different cutoffs.</w:t>
      </w:r>
      <w:r w:rsidR="008F1FB5">
        <w:t xml:space="preserve"> </w:t>
      </w:r>
      <w:r w:rsidR="00E27610">
        <w:t xml:space="preserve">Preferably, we would like to see that the estimates are close to zero for placebo tests. This would indicate that the treatment effects were </w:t>
      </w:r>
      <w:r w:rsidR="00E27610">
        <w:lastRenderedPageBreak/>
        <w:t xml:space="preserve">only present if we use the real cutoff and would disappear if we change the cutoff. </w:t>
      </w:r>
      <w:r w:rsidR="00F40474">
        <w:t>Figure 1 in the original manuscript</w:t>
      </w:r>
      <w:r w:rsidR="00F40474" w:rsidRPr="00F40474">
        <w:t xml:space="preserve"> displays the effect at the cutoff in blue, effects at lower cutoffs in red</w:t>
      </w:r>
      <w:r w:rsidR="002730C8">
        <w:t xml:space="preserve"> (as if the policy change was implemented some time before July 2014)</w:t>
      </w:r>
      <w:r w:rsidR="00F40474" w:rsidRPr="00F40474">
        <w:t>, and effects at higher cutoffs in green</w:t>
      </w:r>
      <w:r w:rsidR="002730C8">
        <w:t xml:space="preserve"> (as if the policy change was implemented after July 2014)</w:t>
      </w:r>
      <w:r w:rsidR="00F40474" w:rsidRPr="00F40474">
        <w:t>. All effects are bounded by a confidence interval</w:t>
      </w:r>
      <w:r w:rsidR="00C15727">
        <w:t xml:space="preserve"> (95% confidence interval)</w:t>
      </w:r>
      <w:r w:rsidR="00F40474" w:rsidRPr="00F40474">
        <w:t>.</w:t>
      </w:r>
      <w:r w:rsidR="008D682F">
        <w:t xml:space="preserve"> In these plots, the horizontal axis represents the time interval (quarter or month) and the vertical axis </w:t>
      </w:r>
      <w:r w:rsidR="00660DC3">
        <w:t xml:space="preserve">displays the estimate and the confidence interval for the treatment effect. </w:t>
      </w:r>
    </w:p>
    <w:p w14:paraId="236ABBB1" w14:textId="4BD225A0" w:rsidR="00D74C56" w:rsidRDefault="00FF3BA1" w:rsidP="00D74C56">
      <w:pPr>
        <w:tabs>
          <w:tab w:val="left" w:pos="720"/>
        </w:tabs>
        <w:autoSpaceDE w:val="0"/>
        <w:autoSpaceDN w:val="0"/>
        <w:adjustRightInd w:val="0"/>
        <w:spacing w:line="276" w:lineRule="auto"/>
      </w:pPr>
      <w:r>
        <w:t>According to Figure 1</w:t>
      </w:r>
      <w:r w:rsidR="00562029">
        <w:t xml:space="preserve"> in the original manuscript (also copied below), except for </w:t>
      </w:r>
      <w:r w:rsidR="004B5D01">
        <w:t>“</w:t>
      </w:r>
      <w:r w:rsidR="00562029">
        <w:t>Count of Unique Topics</w:t>
      </w:r>
      <w:r w:rsidR="004B5D01">
        <w:t>”</w:t>
      </w:r>
      <w:r w:rsidR="00562029">
        <w:t xml:space="preserve"> and </w:t>
      </w:r>
      <w:r w:rsidR="004B5D01">
        <w:t>“</w:t>
      </w:r>
      <w:r w:rsidR="00562029">
        <w:t>Percentage Difference of Sentiment</w:t>
      </w:r>
      <w:r w:rsidR="004B5D01">
        <w:t>”</w:t>
      </w:r>
      <w:r w:rsidR="00562029">
        <w:t xml:space="preserve">, the placebo tests </w:t>
      </w:r>
      <w:r w:rsidR="004B5D01">
        <w:t>result in treatment effects near zero (i.e. the confidence intervals for the red and green lines overlap with zero for the majority of the placebo tests)</w:t>
      </w:r>
      <w:r w:rsidR="00D74C56">
        <w:t xml:space="preserve"> for most of the placebo cutoffs</w:t>
      </w:r>
      <w:r w:rsidR="004B5D01">
        <w:t>.</w:t>
      </w:r>
      <w:r w:rsidR="00D74C56">
        <w:t xml:space="preserve"> Therefore, these plots suggest some evidence against potential violations in treatment assignment for “Depth”, “Objectivity”, </w:t>
      </w:r>
      <w:r w:rsidR="00D74C56">
        <w:br/>
        <w:t xml:space="preserve">“Sentiment”, and “Coefficient of Variation of Sentiment”. </w:t>
      </w:r>
      <w:r w:rsidR="004B5D01">
        <w:t>For “Count of Unique Topics” and “Percentage Difference of Sentiment”</w:t>
      </w:r>
      <w:r w:rsidR="00D74C56">
        <w:t xml:space="preserve">, however, </w:t>
      </w:r>
      <w:r w:rsidR="001075B4">
        <w:t>placebo tests result in treatment effects estimates significantly different from zero</w:t>
      </w:r>
      <w:r w:rsidR="00ED5979">
        <w:t xml:space="preserve"> for the majority of placebo cutoffs</w:t>
      </w:r>
      <w:r w:rsidR="001075B4">
        <w:t xml:space="preserve">. In both cases, the treatment effects </w:t>
      </w:r>
      <w:proofErr w:type="gramStart"/>
      <w:r w:rsidR="001075B4">
        <w:t>estimates</w:t>
      </w:r>
      <w:proofErr w:type="gramEnd"/>
      <w:r w:rsidR="001075B4">
        <w:t xml:space="preserve"> also change their signs as the cutoff changes. </w:t>
      </w:r>
      <w:r w:rsidR="009646EB">
        <w:t xml:space="preserve">Therefore, the </w:t>
      </w:r>
      <w:proofErr w:type="spellStart"/>
      <w:r w:rsidR="009646EB">
        <w:t>RDDiT</w:t>
      </w:r>
      <w:proofErr w:type="spellEnd"/>
      <w:r w:rsidR="009646EB">
        <w:t xml:space="preserve"> results for “Count of Unique Topics” and “Percentage Difference of Sentiment” could be unreliable due to the </w:t>
      </w:r>
      <w:r w:rsidR="009543FA">
        <w:t xml:space="preserve">potential violation in treatment assignment. </w:t>
      </w:r>
    </w:p>
    <w:p w14:paraId="126C7AE6" w14:textId="77777777" w:rsidR="00D74C56" w:rsidRDefault="00D74C56" w:rsidP="00D74C56">
      <w:pPr>
        <w:tabs>
          <w:tab w:val="left" w:pos="720"/>
        </w:tabs>
        <w:autoSpaceDE w:val="0"/>
        <w:autoSpaceDN w:val="0"/>
        <w:adjustRightInd w:val="0"/>
        <w:spacing w:line="276" w:lineRule="auto"/>
      </w:pPr>
    </w:p>
    <w:p w14:paraId="0F3E349D" w14:textId="77777777" w:rsidR="00562029" w:rsidRPr="0095647D" w:rsidRDefault="00562029" w:rsidP="00562029">
      <w:pPr>
        <w:pStyle w:val="Table"/>
        <w:spacing w:line="480" w:lineRule="auto"/>
        <w:rPr>
          <w:rFonts w:ascii="Arial" w:hAnsi="Arial" w:cs="Arial"/>
          <w:szCs w:val="22"/>
        </w:rPr>
      </w:pPr>
      <w:r w:rsidRPr="0095647D">
        <w:rPr>
          <w:rFonts w:ascii="Arial" w:hAnsi="Arial" w:cs="Arial"/>
          <w:noProof/>
          <w:szCs w:val="22"/>
        </w:rPr>
        <w:drawing>
          <wp:inline distT="0" distB="0" distL="0" distR="0" wp14:anchorId="0747EB6D" wp14:editId="6D1F67C5">
            <wp:extent cx="5486400" cy="1968500"/>
            <wp:effectExtent l="0" t="0" r="0" b="0"/>
            <wp:docPr id="20" name="Picture 20" descr="file:///var/folders/3b/8zddgkfd66942zx588xvk45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1"/>
                    <a:stretch>
                      <a:fillRect/>
                    </a:stretch>
                  </pic:blipFill>
                  <pic:spPr>
                    <a:xfrm>
                      <a:off x="0" y="0"/>
                      <a:ext cx="5486400" cy="1968500"/>
                    </a:xfrm>
                    <a:prstGeom prst="rect">
                      <a:avLst/>
                    </a:prstGeom>
                  </pic:spPr>
                </pic:pic>
              </a:graphicData>
            </a:graphic>
          </wp:inline>
        </w:drawing>
      </w:r>
    </w:p>
    <w:p w14:paraId="607535E3" w14:textId="77777777" w:rsidR="00562029" w:rsidRPr="0095647D" w:rsidRDefault="00562029" w:rsidP="00562029">
      <w:pPr>
        <w:pStyle w:val="Table"/>
        <w:spacing w:line="480" w:lineRule="auto"/>
        <w:rPr>
          <w:rFonts w:ascii="Arial" w:hAnsi="Arial" w:cs="Arial"/>
          <w:szCs w:val="22"/>
        </w:rPr>
      </w:pPr>
      <w:r w:rsidRPr="0095647D">
        <w:rPr>
          <w:rFonts w:ascii="Arial" w:hAnsi="Arial" w:cs="Arial"/>
          <w:noProof/>
          <w:szCs w:val="22"/>
        </w:rPr>
        <w:drawing>
          <wp:inline distT="0" distB="0" distL="0" distR="0" wp14:anchorId="68DCF317" wp14:editId="7F66A360">
            <wp:extent cx="5486400" cy="1993900"/>
            <wp:effectExtent l="0" t="0" r="0" b="0"/>
            <wp:docPr id="22" name="Picture 22" descr="file:///var/folders/3b/8zddgkfd66942zx588xvk45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12"/>
                    <a:stretch>
                      <a:fillRect/>
                    </a:stretch>
                  </pic:blipFill>
                  <pic:spPr>
                    <a:xfrm>
                      <a:off x="0" y="0"/>
                      <a:ext cx="5486400" cy="1993900"/>
                    </a:xfrm>
                    <a:prstGeom prst="rect">
                      <a:avLst/>
                    </a:prstGeom>
                  </pic:spPr>
                </pic:pic>
              </a:graphicData>
            </a:graphic>
          </wp:inline>
        </w:drawing>
      </w:r>
    </w:p>
    <w:p w14:paraId="0BA130EA" w14:textId="77777777" w:rsidR="00562029" w:rsidRPr="0095647D" w:rsidRDefault="00562029" w:rsidP="00562029">
      <w:pPr>
        <w:pStyle w:val="Table"/>
        <w:spacing w:line="480" w:lineRule="auto"/>
        <w:rPr>
          <w:rFonts w:ascii="Arial" w:hAnsi="Arial" w:cs="Arial"/>
          <w:szCs w:val="22"/>
        </w:rPr>
      </w:pPr>
      <w:r w:rsidRPr="0095647D">
        <w:rPr>
          <w:rFonts w:ascii="Arial" w:hAnsi="Arial" w:cs="Arial"/>
          <w:noProof/>
          <w:szCs w:val="22"/>
        </w:rPr>
        <w:lastRenderedPageBreak/>
        <w:drawing>
          <wp:inline distT="0" distB="0" distL="0" distR="0" wp14:anchorId="1F969AE7" wp14:editId="6FC161AA">
            <wp:extent cx="5486400" cy="1997710"/>
            <wp:effectExtent l="0" t="0" r="0" b="0"/>
            <wp:docPr id="23" name="Picture 23" descr="file:///var/folders/3b/8zddgkfd66942zx588xvk4540000gn/T/com.microsoft.Wor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13"/>
                    <a:stretch>
                      <a:fillRect/>
                    </a:stretch>
                  </pic:blipFill>
                  <pic:spPr>
                    <a:xfrm>
                      <a:off x="0" y="0"/>
                      <a:ext cx="5486400" cy="1997710"/>
                    </a:xfrm>
                    <a:prstGeom prst="rect">
                      <a:avLst/>
                    </a:prstGeom>
                  </pic:spPr>
                </pic:pic>
              </a:graphicData>
            </a:graphic>
          </wp:inline>
        </w:drawing>
      </w:r>
    </w:p>
    <w:p w14:paraId="41DE469E" w14:textId="77777777" w:rsidR="00562029" w:rsidRPr="0095647D" w:rsidRDefault="00562029" w:rsidP="00562029">
      <w:pPr>
        <w:pStyle w:val="Figure"/>
        <w:spacing w:line="480" w:lineRule="auto"/>
        <w:jc w:val="center"/>
        <w:rPr>
          <w:rFonts w:ascii="Arial" w:hAnsi="Arial" w:cs="Arial"/>
          <w:sz w:val="22"/>
          <w:szCs w:val="22"/>
        </w:rPr>
      </w:pPr>
      <w:r w:rsidRPr="0095647D">
        <w:rPr>
          <w:rFonts w:ascii="Arial" w:hAnsi="Arial" w:cs="Arial"/>
          <w:sz w:val="22"/>
          <w:szCs w:val="22"/>
        </w:rPr>
        <w:t xml:space="preserve">Figure </w:t>
      </w:r>
      <w:r>
        <w:rPr>
          <w:rFonts w:ascii="Arial" w:hAnsi="Arial" w:cs="Arial"/>
          <w:sz w:val="22"/>
          <w:szCs w:val="22"/>
        </w:rPr>
        <w:t>1</w:t>
      </w:r>
      <w:r w:rsidRPr="0095647D">
        <w:rPr>
          <w:rFonts w:ascii="Arial" w:hAnsi="Arial" w:cs="Arial"/>
          <w:sz w:val="22"/>
          <w:szCs w:val="22"/>
        </w:rPr>
        <w:t>. The Results of the Placebo Tests with Respect to Cutpoints (Hypothetical Timing of Policy Change)</w:t>
      </w:r>
    </w:p>
    <w:p w14:paraId="3444A68C" w14:textId="77777777" w:rsidR="00562029" w:rsidRPr="0085529E" w:rsidRDefault="00562029" w:rsidP="00D75CF7">
      <w:pPr>
        <w:tabs>
          <w:tab w:val="left" w:pos="720"/>
        </w:tabs>
        <w:autoSpaceDE w:val="0"/>
        <w:autoSpaceDN w:val="0"/>
        <w:adjustRightInd w:val="0"/>
        <w:spacing w:line="276" w:lineRule="auto"/>
      </w:pPr>
    </w:p>
    <w:p w14:paraId="1122CD73" w14:textId="77777777" w:rsidR="00781D3C" w:rsidRPr="0085529E" w:rsidRDefault="00781D3C" w:rsidP="00D75CF7">
      <w:pPr>
        <w:tabs>
          <w:tab w:val="left" w:pos="720"/>
        </w:tabs>
        <w:autoSpaceDE w:val="0"/>
        <w:autoSpaceDN w:val="0"/>
        <w:adjustRightInd w:val="0"/>
        <w:spacing w:line="276" w:lineRule="auto"/>
        <w:rPr>
          <w:i/>
          <w:iCs/>
        </w:rPr>
      </w:pPr>
    </w:p>
    <w:p w14:paraId="7F308060" w14:textId="77777777" w:rsidR="00EA41A5" w:rsidRPr="0085529E" w:rsidRDefault="00EA41A5" w:rsidP="00DD360D">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(b) Figure 3 reinforces the existence of a time trend. If the impact were brought solely by the system policy change, we should expect that there is no trend of DVs before the policy change, and then after the policy was introduced, the effect started to be observed. However, from plot (a) we could see that there is a steady upward trend of the number of topics even before the policy change instead of a “sudden increase” according to the authors. It is not surprising why the authors didn’t get a consistent result for the number of topics in previous robustness check. This brings the concern that whether the increase of topic numbers was impacted by the simultaneous review system or other unobserved factors. Similarly, we could see the pattern for sentiment dispersion in plot (e) and (f) from 2012 to 2014. And for sentiment, we could observe a downward-trend from 2013.</w:t>
      </w:r>
    </w:p>
    <w:p w14:paraId="5C60F79F" w14:textId="77777777" w:rsidR="00DD360D" w:rsidRDefault="00DD360D" w:rsidP="00D75CF7">
      <w:pPr>
        <w:tabs>
          <w:tab w:val="left" w:pos="720"/>
        </w:tabs>
        <w:autoSpaceDE w:val="0"/>
        <w:autoSpaceDN w:val="0"/>
        <w:adjustRightInd w:val="0"/>
        <w:spacing w:line="276" w:lineRule="auto"/>
      </w:pPr>
    </w:p>
    <w:p w14:paraId="4BD2EDF9" w14:textId="77777777" w:rsidR="00FE5C1D" w:rsidRDefault="00BF6233" w:rsidP="00D75CF7">
      <w:pPr>
        <w:tabs>
          <w:tab w:val="left" w:pos="720"/>
        </w:tabs>
        <w:autoSpaceDE w:val="0"/>
        <w:autoSpaceDN w:val="0"/>
        <w:adjustRightInd w:val="0"/>
        <w:spacing w:line="276" w:lineRule="auto"/>
      </w:pPr>
      <w:r w:rsidRPr="0085529E">
        <w:t>Thank you for your comment.</w:t>
      </w:r>
      <w:r w:rsidR="009E31DD">
        <w:t xml:space="preserve"> We realized that our analysis that produced the plots in Figure 3 resulted in confusions about the </w:t>
      </w:r>
      <w:r w:rsidR="00D516A2">
        <w:t>results. In the manuscript, we reported that we used data</w:t>
      </w:r>
      <w:r w:rsidR="005A798F">
        <w:t xml:space="preserve"> after the policy change (data after July 2014) to build a time series model to forecast the values of the time series for the future months. The intention was to show if the policy change would result in a </w:t>
      </w:r>
      <w:r w:rsidR="00952757">
        <w:t xml:space="preserve">long-term effect or only in a temporary effect that would phase out after the first few months. </w:t>
      </w:r>
      <w:r w:rsidR="00ED2379">
        <w:t xml:space="preserve">According to the analysis reported in section 5.4 of the original manuscript, </w:t>
      </w:r>
      <w:r w:rsidR="00ED2379" w:rsidRPr="00ED2379">
        <w:t xml:space="preserve">the impact of policy change on the informational content </w:t>
      </w:r>
      <w:r w:rsidR="00ED2379">
        <w:t>(</w:t>
      </w:r>
      <w:proofErr w:type="spellStart"/>
      <w:r w:rsidR="00ED2379" w:rsidRPr="00ED2379">
        <w:t>Topic_Count</w:t>
      </w:r>
      <w:proofErr w:type="spellEnd"/>
      <w:r w:rsidR="00ED2379" w:rsidRPr="00ED2379">
        <w:t>, Depth, and Objectivity</w:t>
      </w:r>
      <w:r w:rsidR="00ED2379">
        <w:t xml:space="preserve">) </w:t>
      </w:r>
      <w:r w:rsidR="00ED2379" w:rsidRPr="00ED2379">
        <w:t>is somewhat unstable (the trend reverses after a few month</w:t>
      </w:r>
      <w:r w:rsidR="00ED2379">
        <w:t>s</w:t>
      </w:r>
      <w:r w:rsidR="00ED2379" w:rsidRPr="00ED2379">
        <w:t xml:space="preserve"> after the policy change).</w:t>
      </w:r>
      <w:r w:rsidR="00ED2379">
        <w:t xml:space="preserve"> However, </w:t>
      </w:r>
      <w:r w:rsidR="00ED2379" w:rsidRPr="00ED2379">
        <w:t>we conclude</w:t>
      </w:r>
      <w:r w:rsidR="00ED2379">
        <w:t>d</w:t>
      </w:r>
      <w:r w:rsidR="00ED2379" w:rsidRPr="00ED2379">
        <w:t xml:space="preserve"> that the impact of policy change on constructs related to personal opinions</w:t>
      </w:r>
      <w:r w:rsidR="00ED2379">
        <w:t xml:space="preserve"> (Sentiment, </w:t>
      </w:r>
      <w:proofErr w:type="spellStart"/>
      <w:r w:rsidR="00ED2379">
        <w:t>PD_Sentiment</w:t>
      </w:r>
      <w:proofErr w:type="spellEnd"/>
      <w:r w:rsidR="00ED2379">
        <w:t xml:space="preserve">, and </w:t>
      </w:r>
      <w:proofErr w:type="spellStart"/>
      <w:r w:rsidR="00ED2379">
        <w:t>CV_Sentiment</w:t>
      </w:r>
      <w:proofErr w:type="spellEnd"/>
      <w:r w:rsidR="00ED2379">
        <w:t>)</w:t>
      </w:r>
      <w:r w:rsidR="00ED2379" w:rsidRPr="00ED2379">
        <w:t xml:space="preserve"> is stable over time.   </w:t>
      </w:r>
      <w:r w:rsidR="00ED2379">
        <w:t xml:space="preserve"> </w:t>
      </w:r>
    </w:p>
    <w:p w14:paraId="025F1514" w14:textId="77777777" w:rsidR="00FE5C1D" w:rsidRDefault="00FE5C1D" w:rsidP="00D75CF7">
      <w:pPr>
        <w:tabs>
          <w:tab w:val="left" w:pos="720"/>
        </w:tabs>
        <w:autoSpaceDE w:val="0"/>
        <w:autoSpaceDN w:val="0"/>
        <w:adjustRightInd w:val="0"/>
        <w:spacing w:line="276" w:lineRule="auto"/>
      </w:pPr>
    </w:p>
    <w:p w14:paraId="59425054" w14:textId="32043278" w:rsidR="009E31DD" w:rsidRDefault="00821A2B" w:rsidP="00D75CF7">
      <w:pPr>
        <w:tabs>
          <w:tab w:val="left" w:pos="720"/>
        </w:tabs>
        <w:autoSpaceDE w:val="0"/>
        <w:autoSpaceDN w:val="0"/>
        <w:adjustRightInd w:val="0"/>
        <w:spacing w:line="276" w:lineRule="auto"/>
      </w:pPr>
      <w:r>
        <w:t xml:space="preserve">To show what the values would have been if there was not policy change, we repeated our time series analysis by using data from before the policy change to forecast the values of time series </w:t>
      </w:r>
      <w:r>
        <w:lastRenderedPageBreak/>
        <w:t xml:space="preserve">in the future months. We added the results of this analysis to Appendix xx (displayed the plots below). </w:t>
      </w:r>
    </w:p>
    <w:p w14:paraId="31DE95B4" w14:textId="5DA9E1A5" w:rsidR="00BF6233" w:rsidRDefault="00BF6233" w:rsidP="00D75CF7">
      <w:pPr>
        <w:tabs>
          <w:tab w:val="left" w:pos="720"/>
        </w:tabs>
        <w:autoSpaceDE w:val="0"/>
        <w:autoSpaceDN w:val="0"/>
        <w:adjustRightInd w:val="0"/>
        <w:spacing w:line="276" w:lineRule="auto"/>
      </w:pPr>
      <w:r w:rsidRPr="0085529E">
        <w:t xml:space="preserve">  </w:t>
      </w:r>
    </w:p>
    <w:p w14:paraId="4AFAA455" w14:textId="644492CF" w:rsidR="00FA2B77" w:rsidRPr="00FA2B77" w:rsidRDefault="00FA2B77" w:rsidP="00FA2B77">
      <w:pPr>
        <w:rPr>
          <w:rFonts w:eastAsia="Times New Roman"/>
          <w:lang w:eastAsia="en-US"/>
        </w:rPr>
      </w:pPr>
      <w:r w:rsidRPr="00FA2B77">
        <w:rPr>
          <w:rFonts w:eastAsia="Times New Roman"/>
          <w:lang w:eastAsia="en-US"/>
        </w:rPr>
        <w:fldChar w:fldCharType="begin"/>
      </w:r>
      <w:r w:rsidRPr="00FA2B77">
        <w:rPr>
          <w:rFonts w:eastAsia="Times New Roman"/>
          <w:lang w:eastAsia="en-US"/>
        </w:rPr>
        <w:instrText xml:space="preserve"> INCLUDEPICTURE "/var/folders/3b/8zddgkfd66942zx588xvk4540000gn/T/com.microsoft.Word/WebArchiveCopyPasteTempFiles/plot_zoom_png?width=1123&amp;height=694" \* MERGEFORMATINET </w:instrText>
      </w:r>
      <w:r w:rsidRPr="00FA2B77">
        <w:rPr>
          <w:rFonts w:eastAsia="Times New Roman"/>
          <w:lang w:eastAsia="en-US"/>
        </w:rPr>
        <w:fldChar w:fldCharType="separate"/>
      </w:r>
      <w:r w:rsidRPr="00FA2B77">
        <w:rPr>
          <w:rFonts w:eastAsia="Times New Roman"/>
          <w:noProof/>
          <w:lang w:eastAsia="en-US"/>
        </w:rPr>
        <w:drawing>
          <wp:inline distT="0" distB="0" distL="0" distR="0" wp14:anchorId="409FBBF6" wp14:editId="5CE7E6C9">
            <wp:extent cx="2923410" cy="2192871"/>
            <wp:effectExtent l="0" t="0" r="0" b="4445"/>
            <wp:docPr id="4" name="Picture 4"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0489" cy="2265690"/>
                    </a:xfrm>
                    <a:prstGeom prst="rect">
                      <a:avLst/>
                    </a:prstGeom>
                    <a:noFill/>
                    <a:ln>
                      <a:noFill/>
                    </a:ln>
                  </pic:spPr>
                </pic:pic>
              </a:graphicData>
            </a:graphic>
          </wp:inline>
        </w:drawing>
      </w:r>
      <w:r w:rsidRPr="00FA2B77">
        <w:rPr>
          <w:rFonts w:eastAsia="Times New Roman"/>
          <w:lang w:eastAsia="en-US"/>
        </w:rPr>
        <w:fldChar w:fldCharType="end"/>
      </w:r>
    </w:p>
    <w:p w14:paraId="019739ED" w14:textId="493B5979" w:rsidR="00FA2B77" w:rsidRDefault="00FA2B77" w:rsidP="00FA2B77">
      <w:pPr>
        <w:rPr>
          <w:rFonts w:eastAsia="Times New Roman"/>
          <w:lang w:eastAsia="en-US"/>
        </w:rPr>
      </w:pPr>
      <w:r w:rsidRPr="00FA2B77">
        <w:rPr>
          <w:rFonts w:eastAsia="Times New Roman"/>
          <w:lang w:eastAsia="en-US"/>
        </w:rPr>
        <w:fldChar w:fldCharType="begin"/>
      </w:r>
      <w:r w:rsidRPr="00FA2B77">
        <w:rPr>
          <w:rFonts w:eastAsia="Times New Roman"/>
          <w:lang w:eastAsia="en-US"/>
        </w:rPr>
        <w:instrText xml:space="preserve"> INCLUDEPICTURE "/var/folders/3b/8zddgkfd66942zx588xvk4540000gn/T/com.microsoft.Word/WebArchiveCopyPasteTempFiles/plot_zoom_png?width=1123&amp;height=694" \* MERGEFORMATINET </w:instrText>
      </w:r>
      <w:r w:rsidRPr="00FA2B77">
        <w:rPr>
          <w:rFonts w:eastAsia="Times New Roman"/>
          <w:lang w:eastAsia="en-US"/>
        </w:rPr>
        <w:fldChar w:fldCharType="separate"/>
      </w:r>
      <w:r w:rsidRPr="00FA2B77">
        <w:rPr>
          <w:rFonts w:eastAsia="Times New Roman"/>
          <w:noProof/>
          <w:lang w:eastAsia="en-US"/>
        </w:rPr>
        <w:drawing>
          <wp:inline distT="0" distB="0" distL="0" distR="0" wp14:anchorId="7ECC604C" wp14:editId="5575D4D9">
            <wp:extent cx="2910061" cy="2182857"/>
            <wp:effectExtent l="0" t="0" r="0" b="1905"/>
            <wp:docPr id="3" name="Picture 3"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1935" cy="2251772"/>
                    </a:xfrm>
                    <a:prstGeom prst="rect">
                      <a:avLst/>
                    </a:prstGeom>
                    <a:noFill/>
                    <a:ln>
                      <a:noFill/>
                    </a:ln>
                  </pic:spPr>
                </pic:pic>
              </a:graphicData>
            </a:graphic>
          </wp:inline>
        </w:drawing>
      </w:r>
      <w:r w:rsidRPr="00FA2B77">
        <w:rPr>
          <w:rFonts w:eastAsia="Times New Roman"/>
          <w:lang w:eastAsia="en-US"/>
        </w:rPr>
        <w:fldChar w:fldCharType="end"/>
      </w:r>
    </w:p>
    <w:p w14:paraId="0DD459B5" w14:textId="1334F4DA" w:rsidR="00AD0CFC" w:rsidRPr="00166122" w:rsidRDefault="00756F36" w:rsidP="00166122">
      <w:pPr>
        <w:rPr>
          <w:rFonts w:eastAsia="Times New Roman"/>
          <w:lang w:eastAsia="en-US"/>
        </w:rPr>
      </w:pPr>
      <w:r w:rsidRPr="00756F36">
        <w:rPr>
          <w:rFonts w:eastAsia="Times New Roman"/>
          <w:lang w:eastAsia="en-US"/>
        </w:rPr>
        <w:fldChar w:fldCharType="begin"/>
      </w:r>
      <w:r w:rsidRPr="00756F36">
        <w:rPr>
          <w:rFonts w:eastAsia="Times New Roman"/>
          <w:lang w:eastAsia="en-US"/>
        </w:rPr>
        <w:instrText xml:space="preserve"> INCLUDEPICTURE "/var/folders/3b/8zddgkfd66942zx588xvk4540000gn/T/com.microsoft.Word/WebArchiveCopyPasteTempFiles/plot_zoom_png?width=1123&amp;height=694" \* MERGEFORMATINET </w:instrText>
      </w:r>
      <w:r w:rsidRPr="00756F36">
        <w:rPr>
          <w:rFonts w:eastAsia="Times New Roman"/>
          <w:lang w:eastAsia="en-US"/>
        </w:rPr>
        <w:fldChar w:fldCharType="separate"/>
      </w:r>
      <w:r w:rsidRPr="00756F36">
        <w:rPr>
          <w:rFonts w:eastAsia="Times New Roman"/>
          <w:noProof/>
          <w:lang w:eastAsia="en-US"/>
        </w:rPr>
        <w:drawing>
          <wp:inline distT="0" distB="0" distL="0" distR="0" wp14:anchorId="789490E8" wp14:editId="51BD0F5C">
            <wp:extent cx="2909382" cy="2182347"/>
            <wp:effectExtent l="0" t="0" r="0" b="2540"/>
            <wp:docPr id="5" name="Picture 5"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958" cy="2252539"/>
                    </a:xfrm>
                    <a:prstGeom prst="rect">
                      <a:avLst/>
                    </a:prstGeom>
                    <a:noFill/>
                    <a:ln>
                      <a:noFill/>
                    </a:ln>
                  </pic:spPr>
                </pic:pic>
              </a:graphicData>
            </a:graphic>
          </wp:inline>
        </w:drawing>
      </w:r>
      <w:r w:rsidRPr="00756F36">
        <w:rPr>
          <w:rFonts w:eastAsia="Times New Roman"/>
          <w:lang w:eastAsia="en-US"/>
        </w:rPr>
        <w:fldChar w:fldCharType="end"/>
      </w:r>
    </w:p>
    <w:p w14:paraId="1E7EF350" w14:textId="5CE7B64A" w:rsidR="00A123A7" w:rsidRDefault="00A123A7" w:rsidP="00A123A7">
      <w:pPr>
        <w:rPr>
          <w:rFonts w:eastAsia="Times New Roman"/>
          <w:lang w:eastAsia="en-US"/>
        </w:rPr>
      </w:pPr>
      <w:r w:rsidRPr="00A123A7">
        <w:rPr>
          <w:rFonts w:eastAsia="Times New Roman"/>
          <w:lang w:eastAsia="en-US"/>
        </w:rPr>
        <w:lastRenderedPageBreak/>
        <w:fldChar w:fldCharType="begin"/>
      </w:r>
      <w:r w:rsidRPr="00A123A7">
        <w:rPr>
          <w:rFonts w:eastAsia="Times New Roman"/>
          <w:lang w:eastAsia="en-US"/>
        </w:rPr>
        <w:instrText xml:space="preserve"> INCLUDEPICTURE "/var/folders/3b/8zddgkfd66942zx588xvk4540000gn/T/com.microsoft.Word/WebArchiveCopyPasteTempFiles/plot_zoom_png?width=1123&amp;height=694" \* MERGEFORMATINET </w:instrText>
      </w:r>
      <w:r w:rsidRPr="00A123A7">
        <w:rPr>
          <w:rFonts w:eastAsia="Times New Roman"/>
          <w:lang w:eastAsia="en-US"/>
        </w:rPr>
        <w:fldChar w:fldCharType="separate"/>
      </w:r>
      <w:r w:rsidRPr="00A123A7">
        <w:rPr>
          <w:rFonts w:eastAsia="Times New Roman"/>
          <w:noProof/>
          <w:lang w:eastAsia="en-US"/>
        </w:rPr>
        <w:drawing>
          <wp:inline distT="0" distB="0" distL="0" distR="0" wp14:anchorId="30F412B8" wp14:editId="3BAFA8B3">
            <wp:extent cx="2923410" cy="2192870"/>
            <wp:effectExtent l="0" t="0" r="0" b="4445"/>
            <wp:docPr id="7" name="Picture 7"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3623" cy="2223034"/>
                    </a:xfrm>
                    <a:prstGeom prst="rect">
                      <a:avLst/>
                    </a:prstGeom>
                    <a:noFill/>
                    <a:ln>
                      <a:noFill/>
                    </a:ln>
                  </pic:spPr>
                </pic:pic>
              </a:graphicData>
            </a:graphic>
          </wp:inline>
        </w:drawing>
      </w:r>
      <w:r w:rsidRPr="00A123A7">
        <w:rPr>
          <w:rFonts w:eastAsia="Times New Roman"/>
          <w:lang w:eastAsia="en-US"/>
        </w:rPr>
        <w:fldChar w:fldCharType="end"/>
      </w:r>
    </w:p>
    <w:p w14:paraId="7DBFECE9" w14:textId="63B3A64A" w:rsidR="008120D2" w:rsidRDefault="008120D2" w:rsidP="008120D2">
      <w:pPr>
        <w:rPr>
          <w:rFonts w:eastAsia="Times New Roman"/>
          <w:lang w:eastAsia="en-US"/>
        </w:rPr>
      </w:pPr>
      <w:r w:rsidRPr="008120D2">
        <w:rPr>
          <w:rFonts w:eastAsia="Times New Roman"/>
          <w:lang w:eastAsia="en-US"/>
        </w:rPr>
        <w:fldChar w:fldCharType="begin"/>
      </w:r>
      <w:r w:rsidRPr="008120D2">
        <w:rPr>
          <w:rFonts w:eastAsia="Times New Roman"/>
          <w:lang w:eastAsia="en-US"/>
        </w:rPr>
        <w:instrText xml:space="preserve"> INCLUDEPICTURE "/var/folders/3b/8zddgkfd66942zx588xvk4540000gn/T/com.microsoft.Word/WebArchiveCopyPasteTempFiles/plot_zoom_png?width=1123&amp;height=694" \* MERGEFORMATINET </w:instrText>
      </w:r>
      <w:r w:rsidRPr="008120D2">
        <w:rPr>
          <w:rFonts w:eastAsia="Times New Roman"/>
          <w:lang w:eastAsia="en-US"/>
        </w:rPr>
        <w:fldChar w:fldCharType="separate"/>
      </w:r>
      <w:r w:rsidRPr="008120D2">
        <w:rPr>
          <w:rFonts w:eastAsia="Times New Roman"/>
          <w:noProof/>
          <w:lang w:eastAsia="en-US"/>
        </w:rPr>
        <w:drawing>
          <wp:inline distT="0" distB="0" distL="0" distR="0" wp14:anchorId="19E83EDA" wp14:editId="1784FB91">
            <wp:extent cx="2980523" cy="2235710"/>
            <wp:effectExtent l="0" t="0" r="4445" b="0"/>
            <wp:docPr id="8" name="Picture 8"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1034" cy="2258596"/>
                    </a:xfrm>
                    <a:prstGeom prst="rect">
                      <a:avLst/>
                    </a:prstGeom>
                    <a:noFill/>
                    <a:ln>
                      <a:noFill/>
                    </a:ln>
                  </pic:spPr>
                </pic:pic>
              </a:graphicData>
            </a:graphic>
          </wp:inline>
        </w:drawing>
      </w:r>
      <w:r w:rsidRPr="008120D2">
        <w:rPr>
          <w:rFonts w:eastAsia="Times New Roman"/>
          <w:lang w:eastAsia="en-US"/>
        </w:rPr>
        <w:fldChar w:fldCharType="end"/>
      </w:r>
    </w:p>
    <w:p w14:paraId="60E26ADF" w14:textId="0C91A6FE" w:rsidR="008120D2" w:rsidRPr="008120D2" w:rsidRDefault="008120D2" w:rsidP="008120D2">
      <w:pPr>
        <w:rPr>
          <w:rFonts w:eastAsia="Times New Roman"/>
          <w:lang w:eastAsia="en-US"/>
        </w:rPr>
      </w:pPr>
      <w:r w:rsidRPr="008120D2">
        <w:rPr>
          <w:rFonts w:eastAsia="Times New Roman"/>
          <w:lang w:eastAsia="en-US"/>
        </w:rPr>
        <w:fldChar w:fldCharType="begin"/>
      </w:r>
      <w:r w:rsidRPr="008120D2">
        <w:rPr>
          <w:rFonts w:eastAsia="Times New Roman"/>
          <w:lang w:eastAsia="en-US"/>
        </w:rPr>
        <w:instrText xml:space="preserve"> INCLUDEPICTURE "/var/folders/3b/8zddgkfd66942zx588xvk4540000gn/T/com.microsoft.Word/WebArchiveCopyPasteTempFiles/plot_zoom_png?width=1123&amp;height=694" \* MERGEFORMATINET </w:instrText>
      </w:r>
      <w:r w:rsidRPr="008120D2">
        <w:rPr>
          <w:rFonts w:eastAsia="Times New Roman"/>
          <w:lang w:eastAsia="en-US"/>
        </w:rPr>
        <w:fldChar w:fldCharType="separate"/>
      </w:r>
      <w:r w:rsidRPr="008120D2">
        <w:rPr>
          <w:rFonts w:eastAsia="Times New Roman"/>
          <w:noProof/>
          <w:lang w:eastAsia="en-US"/>
        </w:rPr>
        <w:drawing>
          <wp:inline distT="0" distB="0" distL="0" distR="0" wp14:anchorId="6ED44831" wp14:editId="7C18D614">
            <wp:extent cx="2971667" cy="2229068"/>
            <wp:effectExtent l="0" t="0" r="635" b="0"/>
            <wp:docPr id="9" name="Picture 9" descr="/var/folders/3b/8zddgkfd66942zx588xvk4540000gn/T/com.microsoft.Word/WebArchiveCopyPasteTempFiles/plot_zoom_png?width=1123&amp;height=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b/8zddgkfd66942zx588xvk4540000gn/T/com.microsoft.Word/WebArchiveCopyPasteTempFiles/plot_zoom_png?width=1123&amp;height=69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6227" cy="2277495"/>
                    </a:xfrm>
                    <a:prstGeom prst="rect">
                      <a:avLst/>
                    </a:prstGeom>
                    <a:noFill/>
                    <a:ln>
                      <a:noFill/>
                    </a:ln>
                  </pic:spPr>
                </pic:pic>
              </a:graphicData>
            </a:graphic>
          </wp:inline>
        </w:drawing>
      </w:r>
      <w:r w:rsidRPr="008120D2">
        <w:rPr>
          <w:rFonts w:eastAsia="Times New Roman"/>
          <w:lang w:eastAsia="en-US"/>
        </w:rPr>
        <w:fldChar w:fldCharType="end"/>
      </w:r>
    </w:p>
    <w:p w14:paraId="7DFF630F" w14:textId="77777777" w:rsidR="008120D2" w:rsidRPr="008120D2" w:rsidRDefault="008120D2" w:rsidP="008120D2">
      <w:pPr>
        <w:rPr>
          <w:rFonts w:eastAsia="Times New Roman"/>
          <w:lang w:eastAsia="en-US"/>
        </w:rPr>
      </w:pPr>
    </w:p>
    <w:p w14:paraId="40492354" w14:textId="77777777" w:rsidR="00A123A7" w:rsidRPr="00A123A7" w:rsidRDefault="00A123A7" w:rsidP="00A123A7">
      <w:pPr>
        <w:rPr>
          <w:rFonts w:eastAsia="Times New Roman"/>
          <w:lang w:eastAsia="en-US"/>
        </w:rPr>
      </w:pPr>
    </w:p>
    <w:p w14:paraId="1A8E5721" w14:textId="6E5A5FB6" w:rsidR="00AD0CFC" w:rsidRDefault="00AD0CFC" w:rsidP="00AD0CFC">
      <w:pPr>
        <w:rPr>
          <w:rFonts w:eastAsia="Times New Roman"/>
          <w:lang w:eastAsia="en-US"/>
        </w:rPr>
      </w:pPr>
    </w:p>
    <w:p w14:paraId="706CC539" w14:textId="77777777" w:rsidR="00166122" w:rsidRPr="00AD0CFC" w:rsidRDefault="00166122" w:rsidP="00AD0CFC">
      <w:pPr>
        <w:rPr>
          <w:rFonts w:eastAsia="Times New Roman"/>
          <w:lang w:eastAsia="en-US"/>
        </w:rPr>
      </w:pPr>
    </w:p>
    <w:p w14:paraId="68A4C43E" w14:textId="77777777" w:rsidR="00AD0CFC" w:rsidRPr="0085529E" w:rsidRDefault="00AD0CFC" w:rsidP="00D75CF7">
      <w:pPr>
        <w:tabs>
          <w:tab w:val="left" w:pos="720"/>
        </w:tabs>
        <w:autoSpaceDE w:val="0"/>
        <w:autoSpaceDN w:val="0"/>
        <w:adjustRightInd w:val="0"/>
        <w:spacing w:line="276" w:lineRule="auto"/>
      </w:pPr>
    </w:p>
    <w:p w14:paraId="4321EE2A" w14:textId="77777777" w:rsidR="00BF6233" w:rsidRPr="0085529E" w:rsidRDefault="00BF6233" w:rsidP="00D75CF7">
      <w:pPr>
        <w:tabs>
          <w:tab w:val="left" w:pos="720"/>
        </w:tabs>
        <w:autoSpaceDE w:val="0"/>
        <w:autoSpaceDN w:val="0"/>
        <w:adjustRightInd w:val="0"/>
        <w:spacing w:line="276" w:lineRule="auto"/>
        <w:rPr>
          <w:i/>
          <w:iCs/>
        </w:rPr>
      </w:pPr>
    </w:p>
    <w:p w14:paraId="07BA8E96" w14:textId="77777777" w:rsidR="00EA41A5" w:rsidRPr="0085529E" w:rsidRDefault="00EA41A5" w:rsidP="00DD360D">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Second, theory and hypotheses did not seem well organized and compelling. (a) The authors refer to reciprocity to explain impacts on informational contents and personal sentiments. However, the </w:t>
      </w:r>
      <w:r w:rsidRPr="0085529E">
        <w:rPr>
          <w:i/>
          <w:iCs/>
        </w:rPr>
        <w:lastRenderedPageBreak/>
        <w:t xml:space="preserve">connections are not well established. Reciprocity implies that “reviewers can provide information more freely”, then they could either write longer or shorter. “Topics are less likely to be limited to those initiated by the first movers”. Any evidence from the pre-change period? What are the general topics covered by hosts and guests respectively? I am not sure that the two types of reviews would have many common topics. (b) The arguments of objectivity and sentiment are correlated with each other however not clearly distinguished.  The authors argued that “both positive and negative feedbacks are disabled” in line 37 on page 9, however, in line 10 on page 10, they argued that “people are more likely to report negative feedback”. </w:t>
      </w:r>
    </w:p>
    <w:p w14:paraId="6B74290B" w14:textId="77777777" w:rsidR="00DD360D" w:rsidRDefault="00DD360D" w:rsidP="00D75CF7">
      <w:pPr>
        <w:tabs>
          <w:tab w:val="left" w:pos="720"/>
        </w:tabs>
        <w:autoSpaceDE w:val="0"/>
        <w:autoSpaceDN w:val="0"/>
        <w:adjustRightInd w:val="0"/>
        <w:spacing w:line="276" w:lineRule="auto"/>
      </w:pPr>
    </w:p>
    <w:p w14:paraId="7091B4C2" w14:textId="1F517E31" w:rsidR="00781D3C" w:rsidRPr="0085529E" w:rsidRDefault="00DD360D" w:rsidP="00D75CF7">
      <w:pPr>
        <w:tabs>
          <w:tab w:val="left" w:pos="720"/>
        </w:tabs>
        <w:autoSpaceDE w:val="0"/>
        <w:autoSpaceDN w:val="0"/>
        <w:adjustRightInd w:val="0"/>
        <w:spacing w:line="276" w:lineRule="auto"/>
      </w:pPr>
      <w:ins w:id="63" w:author="Zhao, Kexin" w:date="2019-11-15T11:10:00Z">
        <w:r>
          <w:t>Rewrite the entire hypotheses section…</w:t>
        </w:r>
      </w:ins>
      <w:r w:rsidR="00781D3C" w:rsidRPr="0085529E">
        <w:t xml:space="preserve">  </w:t>
      </w:r>
    </w:p>
    <w:p w14:paraId="20D0793B" w14:textId="77777777" w:rsidR="00781D3C" w:rsidRPr="0085529E" w:rsidRDefault="00781D3C" w:rsidP="00D75CF7">
      <w:pPr>
        <w:tabs>
          <w:tab w:val="left" w:pos="720"/>
        </w:tabs>
        <w:autoSpaceDE w:val="0"/>
        <w:autoSpaceDN w:val="0"/>
        <w:adjustRightInd w:val="0"/>
        <w:spacing w:line="276" w:lineRule="auto"/>
        <w:rPr>
          <w:i/>
          <w:iCs/>
        </w:rPr>
      </w:pPr>
    </w:p>
    <w:p w14:paraId="78C77E8F" w14:textId="77777777" w:rsidR="00EA41A5" w:rsidRPr="0085529E" w:rsidRDefault="00EA41A5" w:rsidP="00611C5F">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Empirical setting and data: </w:t>
      </w:r>
    </w:p>
    <w:p w14:paraId="184F21A6" w14:textId="77777777" w:rsidR="00EA41A5" w:rsidRPr="0085529E" w:rsidRDefault="00EA41A5" w:rsidP="00611C5F">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4.1</w:t>
      </w:r>
      <w:r w:rsidR="007E03DC" w:rsidRPr="0085529E">
        <w:rPr>
          <w:i/>
          <w:iCs/>
        </w:rPr>
        <w:t>.</w:t>
      </w:r>
      <w:r w:rsidRPr="0085529E">
        <w:rPr>
          <w:i/>
          <w:iCs/>
        </w:rPr>
        <w:t xml:space="preserve"> The authors ignored the impact of the policy change of shortening review period from 21 to 14 days. Any details of the comparison of the DVs under the </w:t>
      </w:r>
      <w:proofErr w:type="gramStart"/>
      <w:r w:rsidRPr="0085529E">
        <w:rPr>
          <w:i/>
          <w:iCs/>
        </w:rPr>
        <w:t>two review</w:t>
      </w:r>
      <w:proofErr w:type="gramEnd"/>
      <w:r w:rsidRPr="0085529E">
        <w:rPr>
          <w:i/>
          <w:iCs/>
        </w:rPr>
        <w:t xml:space="preserve"> period from pre-change data? </w:t>
      </w:r>
    </w:p>
    <w:p w14:paraId="51FB5647" w14:textId="74A3B6D1" w:rsidR="00781D3C" w:rsidRDefault="00781D3C" w:rsidP="00D75CF7">
      <w:pPr>
        <w:tabs>
          <w:tab w:val="left" w:pos="720"/>
        </w:tabs>
        <w:autoSpaceDE w:val="0"/>
        <w:autoSpaceDN w:val="0"/>
        <w:adjustRightInd w:val="0"/>
        <w:spacing w:line="276" w:lineRule="auto"/>
        <w:rPr>
          <w:i/>
          <w:iCs/>
        </w:rPr>
      </w:pPr>
    </w:p>
    <w:p w14:paraId="5481BAEA" w14:textId="77777777" w:rsidR="00611C5F" w:rsidRDefault="00611C5F" w:rsidP="00D75CF7">
      <w:pPr>
        <w:tabs>
          <w:tab w:val="left" w:pos="720"/>
        </w:tabs>
        <w:autoSpaceDE w:val="0"/>
        <w:autoSpaceDN w:val="0"/>
        <w:adjustRightInd w:val="0"/>
        <w:spacing w:line="276" w:lineRule="auto"/>
        <w:rPr>
          <w:ins w:id="64" w:author="Zhao, Kexin" w:date="2019-11-15T11:12:00Z"/>
          <w:iCs/>
        </w:rPr>
      </w:pPr>
      <w:ins w:id="65" w:author="Zhao, Kexin" w:date="2019-11-15T11:12:00Z">
        <w:r>
          <w:rPr>
            <w:iCs/>
          </w:rPr>
          <w:t xml:space="preserve">Using </w:t>
        </w:r>
        <w:proofErr w:type="spellStart"/>
        <w:r>
          <w:rPr>
            <w:iCs/>
          </w:rPr>
          <w:t>Fradkin’s</w:t>
        </w:r>
        <w:proofErr w:type="spellEnd"/>
        <w:r>
          <w:rPr>
            <w:iCs/>
          </w:rPr>
          <w:t xml:space="preserve"> paper to explain why shortening time window did not affect review behavior much…</w:t>
        </w:r>
      </w:ins>
    </w:p>
    <w:p w14:paraId="47A96E4B" w14:textId="37CD27EF" w:rsidR="00611C5F" w:rsidRPr="00611C5F" w:rsidRDefault="00611C5F" w:rsidP="00D75CF7">
      <w:pPr>
        <w:tabs>
          <w:tab w:val="left" w:pos="720"/>
        </w:tabs>
        <w:autoSpaceDE w:val="0"/>
        <w:autoSpaceDN w:val="0"/>
        <w:adjustRightInd w:val="0"/>
        <w:spacing w:line="276" w:lineRule="auto"/>
        <w:rPr>
          <w:iCs/>
        </w:rPr>
      </w:pPr>
      <w:ins w:id="66" w:author="Zhao, Kexin" w:date="2019-11-15T11:12:00Z">
        <w:r>
          <w:rPr>
            <w:iCs/>
          </w:rPr>
          <w:t xml:space="preserve"> </w:t>
        </w:r>
      </w:ins>
    </w:p>
    <w:p w14:paraId="3229C766" w14:textId="77777777" w:rsidR="00EA41A5" w:rsidRPr="0085529E" w:rsidRDefault="00EA41A5" w:rsidP="009A735E">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4.2</w:t>
      </w:r>
      <w:r w:rsidR="007E03DC" w:rsidRPr="0085529E">
        <w:rPr>
          <w:i/>
          <w:iCs/>
        </w:rPr>
        <w:t>.</w:t>
      </w:r>
      <w:r w:rsidRPr="0085529E">
        <w:rPr>
          <w:i/>
          <w:iCs/>
        </w:rPr>
        <w:t xml:space="preserve"> What’s the time window of listing active before and after change, column 5 in table 2? There is also a huge number of reviews difference before and after change. I would like to see some robustness tests of a shorter time period like a </w:t>
      </w:r>
      <w:proofErr w:type="gramStart"/>
      <w:r w:rsidRPr="0085529E">
        <w:rPr>
          <w:i/>
          <w:iCs/>
        </w:rPr>
        <w:t>one or two-year time</w:t>
      </w:r>
      <w:proofErr w:type="gramEnd"/>
      <w:r w:rsidRPr="0085529E">
        <w:rPr>
          <w:i/>
          <w:iCs/>
        </w:rPr>
        <w:t xml:space="preserve"> frame. </w:t>
      </w:r>
    </w:p>
    <w:p w14:paraId="36B8D56B" w14:textId="77777777" w:rsidR="009A735E" w:rsidRDefault="009A735E" w:rsidP="00D75CF7">
      <w:pPr>
        <w:tabs>
          <w:tab w:val="left" w:pos="720"/>
        </w:tabs>
        <w:autoSpaceDE w:val="0"/>
        <w:autoSpaceDN w:val="0"/>
        <w:adjustRightInd w:val="0"/>
        <w:spacing w:line="276" w:lineRule="auto"/>
      </w:pPr>
    </w:p>
    <w:p w14:paraId="512C69E7" w14:textId="6F33F131" w:rsidR="00781D3C" w:rsidRPr="0085529E" w:rsidRDefault="00781D3C" w:rsidP="00D75CF7">
      <w:pPr>
        <w:tabs>
          <w:tab w:val="left" w:pos="720"/>
        </w:tabs>
        <w:autoSpaceDE w:val="0"/>
        <w:autoSpaceDN w:val="0"/>
        <w:adjustRightInd w:val="0"/>
        <w:spacing w:line="276" w:lineRule="auto"/>
      </w:pPr>
      <w:r w:rsidRPr="0085529E">
        <w:t>Thank you for your comment.</w:t>
      </w:r>
      <w:r w:rsidR="0081043C" w:rsidRPr="0085529E">
        <w:t xml:space="preserve"> We repeated the analysis using quarterly data limited to 2013, 2014, and 2015. The results are reported in table xx. According to these results, the findings are all the same except for Depth. Furthermore, we created a monthly panel data (instead of quarterly panel data) and replicated the analysis using a 2-year period of time (from April 2013 to May 2015). We report the results in table xx. Our findings are still the same as reported previously, with the exception of Depth.   </w:t>
      </w:r>
      <w:r w:rsidRPr="0085529E">
        <w:t xml:space="preserve">  </w:t>
      </w: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125488" w:rsidRPr="0085529E" w14:paraId="64C8C0E3"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2FE7A59A" w14:textId="77777777" w:rsidR="00125488" w:rsidRPr="0085529E" w:rsidRDefault="00125488" w:rsidP="00D75CF7">
            <w:pPr>
              <w:pStyle w:val="Table"/>
              <w:spacing w:line="276" w:lineRule="auto"/>
              <w:jc w:val="left"/>
              <w:rPr>
                <w:b/>
                <w:sz w:val="24"/>
                <w:szCs w:val="24"/>
              </w:rPr>
            </w:pPr>
            <w:r w:rsidRPr="0085529E">
              <w:rPr>
                <w:b/>
                <w:sz w:val="24"/>
                <w:szCs w:val="24"/>
              </w:rPr>
              <w:t xml:space="preserve">Table xx. The Results of RDD Analysis for Quarterly Data (2013, 2014, 2015) </w:t>
            </w:r>
          </w:p>
        </w:tc>
      </w:tr>
      <w:tr w:rsidR="00125488" w:rsidRPr="0085529E" w14:paraId="73F226B7"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049CAA4C" w14:textId="77777777" w:rsidR="00125488" w:rsidRPr="0085529E" w:rsidRDefault="00125488" w:rsidP="00D75CF7">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093DD352" w14:textId="77777777" w:rsidR="00125488" w:rsidRPr="0085529E" w:rsidRDefault="00125488" w:rsidP="00D75CF7">
            <w:pPr>
              <w:pStyle w:val="Table"/>
              <w:spacing w:line="276" w:lineRule="auto"/>
              <w:rPr>
                <w:sz w:val="24"/>
                <w:szCs w:val="24"/>
              </w:rPr>
            </w:pPr>
            <w:r w:rsidRPr="0085529E">
              <w:rPr>
                <w:sz w:val="24"/>
                <w:szCs w:val="24"/>
              </w:rPr>
              <w:t>Topic_</w:t>
            </w:r>
          </w:p>
          <w:p w14:paraId="23E09CA0" w14:textId="77777777" w:rsidR="00125488" w:rsidRPr="0085529E" w:rsidRDefault="00125488" w:rsidP="00D75CF7">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7AE56390" w14:textId="77777777" w:rsidR="00125488" w:rsidRPr="0085529E" w:rsidRDefault="00125488" w:rsidP="00D75CF7">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4D29896B" w14:textId="77777777" w:rsidR="00125488" w:rsidRPr="0085529E" w:rsidRDefault="00125488" w:rsidP="00D75CF7">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4D899C52" w14:textId="77777777" w:rsidR="00125488" w:rsidRPr="0085529E" w:rsidRDefault="00125488" w:rsidP="00D75CF7">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333ED673" w14:textId="77777777" w:rsidR="00125488" w:rsidRPr="0085529E" w:rsidRDefault="00125488" w:rsidP="00D75CF7">
            <w:pPr>
              <w:pStyle w:val="Table"/>
              <w:spacing w:line="276" w:lineRule="auto"/>
              <w:rPr>
                <w:sz w:val="24"/>
                <w:szCs w:val="24"/>
              </w:rPr>
            </w:pPr>
            <w:r w:rsidRPr="0085529E">
              <w:rPr>
                <w:sz w:val="24"/>
                <w:szCs w:val="24"/>
              </w:rPr>
              <w:t>PD_</w:t>
            </w:r>
          </w:p>
          <w:p w14:paraId="0CB5B965" w14:textId="77777777" w:rsidR="00125488" w:rsidRPr="0085529E" w:rsidRDefault="00125488" w:rsidP="00D75CF7">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32961356" w14:textId="77777777" w:rsidR="00125488" w:rsidRPr="0085529E" w:rsidRDefault="00125488" w:rsidP="00D75CF7">
            <w:pPr>
              <w:pStyle w:val="Table"/>
              <w:spacing w:line="276" w:lineRule="auto"/>
              <w:rPr>
                <w:sz w:val="24"/>
                <w:szCs w:val="24"/>
              </w:rPr>
            </w:pPr>
            <w:r w:rsidRPr="0085529E">
              <w:rPr>
                <w:sz w:val="24"/>
                <w:szCs w:val="24"/>
              </w:rPr>
              <w:t>CV_</w:t>
            </w:r>
          </w:p>
          <w:p w14:paraId="42709432" w14:textId="77777777" w:rsidR="00125488" w:rsidRPr="0085529E" w:rsidRDefault="00125488" w:rsidP="00D75CF7">
            <w:pPr>
              <w:pStyle w:val="Table"/>
              <w:spacing w:line="276" w:lineRule="auto"/>
              <w:rPr>
                <w:sz w:val="24"/>
                <w:szCs w:val="24"/>
              </w:rPr>
            </w:pPr>
            <w:r w:rsidRPr="0085529E">
              <w:rPr>
                <w:sz w:val="24"/>
                <w:szCs w:val="24"/>
              </w:rPr>
              <w:t>Sentiment</w:t>
            </w:r>
          </w:p>
        </w:tc>
      </w:tr>
      <w:tr w:rsidR="00125488" w:rsidRPr="0085529E" w14:paraId="42179E03"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2BC4318B" w14:textId="77777777" w:rsidR="00125488" w:rsidRPr="0085529E" w:rsidRDefault="00125488" w:rsidP="00D75CF7">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20AD6D1A" w14:textId="77777777" w:rsidR="00125488" w:rsidRPr="0085529E" w:rsidRDefault="00125488" w:rsidP="00D75CF7">
            <w:pPr>
              <w:pStyle w:val="Table"/>
              <w:spacing w:line="276" w:lineRule="auto"/>
              <w:rPr>
                <w:b/>
                <w:sz w:val="24"/>
                <w:szCs w:val="24"/>
              </w:rPr>
            </w:pPr>
            <w:r w:rsidRPr="0085529E">
              <w:rPr>
                <w:b/>
                <w:sz w:val="24"/>
                <w:szCs w:val="24"/>
              </w:rPr>
              <w:t>0.630**</w:t>
            </w:r>
          </w:p>
          <w:p w14:paraId="383F3C7D" w14:textId="77777777" w:rsidR="00125488" w:rsidRPr="0085529E" w:rsidRDefault="00125488" w:rsidP="00D75CF7">
            <w:pPr>
              <w:pStyle w:val="Table"/>
              <w:spacing w:line="276" w:lineRule="auto"/>
              <w:rPr>
                <w:b/>
                <w:sz w:val="24"/>
                <w:szCs w:val="24"/>
              </w:rPr>
            </w:pPr>
            <w:r w:rsidRPr="0085529E">
              <w:rPr>
                <w:b/>
                <w:sz w:val="24"/>
                <w:szCs w:val="24"/>
              </w:rPr>
              <w:t>(0.231)</w:t>
            </w:r>
          </w:p>
        </w:tc>
        <w:tc>
          <w:tcPr>
            <w:tcW w:w="1224" w:type="dxa"/>
            <w:tcBorders>
              <w:top w:val="nil"/>
              <w:left w:val="single" w:sz="4" w:space="0" w:color="auto"/>
              <w:bottom w:val="single" w:sz="4" w:space="0" w:color="auto"/>
              <w:right w:val="single" w:sz="4" w:space="0" w:color="auto"/>
            </w:tcBorders>
            <w:shd w:val="clear" w:color="auto" w:fill="auto"/>
            <w:noWrap/>
            <w:hideMark/>
          </w:tcPr>
          <w:p w14:paraId="6D004A2B" w14:textId="77777777" w:rsidR="00125488" w:rsidRPr="0085529E" w:rsidRDefault="00125488" w:rsidP="00D75CF7">
            <w:pPr>
              <w:pStyle w:val="Table"/>
              <w:spacing w:line="276" w:lineRule="auto"/>
              <w:rPr>
                <w:bCs w:val="0"/>
                <w:sz w:val="24"/>
                <w:szCs w:val="24"/>
              </w:rPr>
            </w:pPr>
            <w:r w:rsidRPr="0085529E">
              <w:rPr>
                <w:bCs w:val="0"/>
                <w:sz w:val="24"/>
                <w:szCs w:val="24"/>
              </w:rPr>
              <w:t>3.210</w:t>
            </w:r>
          </w:p>
          <w:p w14:paraId="3F2A4DC1" w14:textId="77777777" w:rsidR="00125488" w:rsidRPr="0085529E" w:rsidRDefault="00125488" w:rsidP="00D75CF7">
            <w:pPr>
              <w:pStyle w:val="Table"/>
              <w:spacing w:line="276" w:lineRule="auto"/>
              <w:rPr>
                <w:b/>
                <w:sz w:val="24"/>
                <w:szCs w:val="24"/>
              </w:rPr>
            </w:pPr>
            <w:r w:rsidRPr="0085529E">
              <w:rPr>
                <w:bCs w:val="0"/>
                <w:sz w:val="24"/>
                <w:szCs w:val="24"/>
              </w:rPr>
              <w:t>(2.748)</w:t>
            </w:r>
          </w:p>
        </w:tc>
        <w:tc>
          <w:tcPr>
            <w:tcW w:w="1224" w:type="dxa"/>
            <w:tcBorders>
              <w:top w:val="nil"/>
              <w:left w:val="nil"/>
              <w:bottom w:val="single" w:sz="4" w:space="0" w:color="auto"/>
              <w:right w:val="single" w:sz="4" w:space="0" w:color="auto"/>
            </w:tcBorders>
            <w:shd w:val="clear" w:color="auto" w:fill="auto"/>
            <w:noWrap/>
            <w:hideMark/>
          </w:tcPr>
          <w:p w14:paraId="54F5C1F3" w14:textId="77777777" w:rsidR="00125488" w:rsidRPr="0085529E" w:rsidRDefault="00125488" w:rsidP="00D75CF7">
            <w:pPr>
              <w:pStyle w:val="Table"/>
              <w:spacing w:line="276" w:lineRule="auto"/>
              <w:rPr>
                <w:b/>
                <w:color w:val="000000" w:themeColor="text1"/>
                <w:sz w:val="24"/>
                <w:szCs w:val="24"/>
              </w:rPr>
            </w:pPr>
            <w:r w:rsidRPr="0085529E">
              <w:rPr>
                <w:b/>
                <w:color w:val="000000" w:themeColor="text1"/>
                <w:sz w:val="24"/>
                <w:szCs w:val="24"/>
              </w:rPr>
              <w:t>0.032*</w:t>
            </w:r>
          </w:p>
          <w:p w14:paraId="731E6323" w14:textId="77777777" w:rsidR="00125488" w:rsidRPr="0085529E" w:rsidRDefault="00125488" w:rsidP="00D75CF7">
            <w:pPr>
              <w:pStyle w:val="Table"/>
              <w:spacing w:line="276" w:lineRule="auto"/>
              <w:rPr>
                <w:b/>
                <w:color w:val="000000" w:themeColor="text1"/>
                <w:sz w:val="24"/>
                <w:szCs w:val="24"/>
              </w:rPr>
            </w:pPr>
            <w:r w:rsidRPr="0085529E">
              <w:rPr>
                <w:b/>
                <w:color w:val="000000" w:themeColor="text1"/>
                <w:sz w:val="24"/>
                <w:szCs w:val="24"/>
              </w:rPr>
              <w:t>(0.015)</w:t>
            </w:r>
          </w:p>
        </w:tc>
        <w:tc>
          <w:tcPr>
            <w:tcW w:w="1224" w:type="dxa"/>
            <w:tcBorders>
              <w:top w:val="nil"/>
              <w:left w:val="nil"/>
              <w:bottom w:val="single" w:sz="4" w:space="0" w:color="auto"/>
              <w:right w:val="single" w:sz="4" w:space="0" w:color="auto"/>
            </w:tcBorders>
            <w:shd w:val="clear" w:color="auto" w:fill="auto"/>
            <w:noWrap/>
            <w:hideMark/>
          </w:tcPr>
          <w:p w14:paraId="6FCE2A13" w14:textId="77777777" w:rsidR="00125488" w:rsidRPr="0085529E" w:rsidRDefault="00125488" w:rsidP="00D75CF7">
            <w:pPr>
              <w:pStyle w:val="Table"/>
              <w:spacing w:line="276" w:lineRule="auto"/>
              <w:rPr>
                <w:b/>
                <w:sz w:val="24"/>
                <w:szCs w:val="24"/>
              </w:rPr>
            </w:pPr>
            <w:r w:rsidRPr="0085529E">
              <w:rPr>
                <w:b/>
                <w:sz w:val="24"/>
                <w:szCs w:val="24"/>
              </w:rPr>
              <w:t>-0.107**</w:t>
            </w:r>
          </w:p>
          <w:p w14:paraId="53311E8D" w14:textId="77777777" w:rsidR="00125488" w:rsidRPr="0085529E" w:rsidRDefault="00125488" w:rsidP="00D75CF7">
            <w:pPr>
              <w:pStyle w:val="Table"/>
              <w:spacing w:line="276" w:lineRule="auto"/>
              <w:rPr>
                <w:b/>
                <w:sz w:val="24"/>
                <w:szCs w:val="24"/>
              </w:rPr>
            </w:pPr>
            <w:r w:rsidRPr="0085529E">
              <w:rPr>
                <w:b/>
                <w:sz w:val="24"/>
                <w:szCs w:val="24"/>
              </w:rPr>
              <w:t>(0.040)</w:t>
            </w:r>
          </w:p>
        </w:tc>
        <w:tc>
          <w:tcPr>
            <w:tcW w:w="1224" w:type="dxa"/>
            <w:tcBorders>
              <w:top w:val="nil"/>
              <w:left w:val="nil"/>
              <w:bottom w:val="single" w:sz="4" w:space="0" w:color="auto"/>
              <w:right w:val="single" w:sz="4" w:space="0" w:color="auto"/>
            </w:tcBorders>
            <w:shd w:val="clear" w:color="auto" w:fill="auto"/>
            <w:noWrap/>
            <w:hideMark/>
          </w:tcPr>
          <w:p w14:paraId="1E6DE69C" w14:textId="77777777" w:rsidR="00125488" w:rsidRPr="0085529E" w:rsidRDefault="00125488" w:rsidP="00D75CF7">
            <w:pPr>
              <w:pStyle w:val="Table"/>
              <w:spacing w:line="276" w:lineRule="auto"/>
              <w:rPr>
                <w:b/>
                <w:sz w:val="24"/>
                <w:szCs w:val="24"/>
              </w:rPr>
            </w:pPr>
            <w:r w:rsidRPr="0085529E">
              <w:rPr>
                <w:b/>
                <w:sz w:val="24"/>
                <w:szCs w:val="24"/>
              </w:rPr>
              <w:t>0.275**</w:t>
            </w:r>
          </w:p>
          <w:p w14:paraId="7934AAE9" w14:textId="77777777" w:rsidR="00125488" w:rsidRPr="0085529E" w:rsidRDefault="00125488" w:rsidP="00D75CF7">
            <w:pPr>
              <w:pStyle w:val="Table"/>
              <w:spacing w:line="276" w:lineRule="auto"/>
              <w:rPr>
                <w:b/>
                <w:sz w:val="24"/>
                <w:szCs w:val="24"/>
              </w:rPr>
            </w:pPr>
            <w:r w:rsidRPr="0085529E">
              <w:rPr>
                <w:b/>
                <w:sz w:val="24"/>
                <w:szCs w:val="24"/>
              </w:rPr>
              <w:t>(0.116)</w:t>
            </w:r>
          </w:p>
        </w:tc>
        <w:tc>
          <w:tcPr>
            <w:tcW w:w="1260" w:type="dxa"/>
            <w:tcBorders>
              <w:top w:val="nil"/>
              <w:left w:val="nil"/>
              <w:bottom w:val="single" w:sz="4" w:space="0" w:color="auto"/>
              <w:right w:val="single" w:sz="4" w:space="0" w:color="auto"/>
            </w:tcBorders>
            <w:shd w:val="clear" w:color="auto" w:fill="auto"/>
            <w:noWrap/>
            <w:hideMark/>
          </w:tcPr>
          <w:p w14:paraId="748DAE58" w14:textId="77777777" w:rsidR="00125488" w:rsidRPr="0085529E" w:rsidRDefault="00125488" w:rsidP="00D75CF7">
            <w:pPr>
              <w:pStyle w:val="Table"/>
              <w:spacing w:line="276" w:lineRule="auto"/>
              <w:rPr>
                <w:b/>
                <w:sz w:val="24"/>
                <w:szCs w:val="24"/>
              </w:rPr>
            </w:pPr>
            <w:r w:rsidRPr="0085529E">
              <w:rPr>
                <w:b/>
                <w:sz w:val="24"/>
                <w:szCs w:val="24"/>
              </w:rPr>
              <w:t>0.140***</w:t>
            </w:r>
          </w:p>
          <w:p w14:paraId="7A664FFD" w14:textId="77777777" w:rsidR="00125488" w:rsidRPr="0085529E" w:rsidRDefault="00125488" w:rsidP="00D75CF7">
            <w:pPr>
              <w:pStyle w:val="Table"/>
              <w:spacing w:line="276" w:lineRule="auto"/>
              <w:rPr>
                <w:b/>
                <w:sz w:val="24"/>
                <w:szCs w:val="24"/>
              </w:rPr>
            </w:pPr>
            <w:r w:rsidRPr="0085529E">
              <w:rPr>
                <w:b/>
                <w:sz w:val="24"/>
                <w:szCs w:val="24"/>
              </w:rPr>
              <w:t>(0.049)</w:t>
            </w:r>
          </w:p>
        </w:tc>
      </w:tr>
    </w:tbl>
    <w:p w14:paraId="1F15B1BB" w14:textId="77777777" w:rsidR="00125488" w:rsidRPr="0085529E" w:rsidRDefault="00125488" w:rsidP="00D75CF7">
      <w:pPr>
        <w:tabs>
          <w:tab w:val="left" w:pos="720"/>
        </w:tabs>
        <w:autoSpaceDE w:val="0"/>
        <w:autoSpaceDN w:val="0"/>
        <w:adjustRightInd w:val="0"/>
        <w:spacing w:line="276" w:lineRule="auto"/>
      </w:pP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BD7C96" w:rsidRPr="0085529E" w14:paraId="0423217F"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1E502834" w14:textId="77777777" w:rsidR="00BD7C96" w:rsidRPr="0085529E" w:rsidRDefault="00BD7C96" w:rsidP="00D75CF7">
            <w:pPr>
              <w:pStyle w:val="Table"/>
              <w:spacing w:line="276" w:lineRule="auto"/>
              <w:jc w:val="left"/>
              <w:rPr>
                <w:b/>
                <w:sz w:val="24"/>
                <w:szCs w:val="24"/>
              </w:rPr>
            </w:pPr>
            <w:r w:rsidRPr="0085529E">
              <w:rPr>
                <w:b/>
                <w:sz w:val="24"/>
                <w:szCs w:val="24"/>
              </w:rPr>
              <w:t xml:space="preserve">Table xx. The Results of RDD Analysis for Monthly Data (2-year period) </w:t>
            </w:r>
          </w:p>
        </w:tc>
      </w:tr>
      <w:tr w:rsidR="00BD7C96" w:rsidRPr="0085529E" w14:paraId="51098701"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52C8A701" w14:textId="77777777" w:rsidR="00BD7C96" w:rsidRPr="0085529E" w:rsidRDefault="00BD7C96" w:rsidP="00D75CF7">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76BBAF18" w14:textId="77777777" w:rsidR="00BD7C96" w:rsidRPr="0085529E" w:rsidRDefault="00BD7C96" w:rsidP="00D75CF7">
            <w:pPr>
              <w:pStyle w:val="Table"/>
              <w:spacing w:line="276" w:lineRule="auto"/>
              <w:rPr>
                <w:sz w:val="24"/>
                <w:szCs w:val="24"/>
              </w:rPr>
            </w:pPr>
            <w:r w:rsidRPr="0085529E">
              <w:rPr>
                <w:sz w:val="24"/>
                <w:szCs w:val="24"/>
              </w:rPr>
              <w:t>Topic_</w:t>
            </w:r>
          </w:p>
          <w:p w14:paraId="193934D7" w14:textId="77777777" w:rsidR="00BD7C96" w:rsidRPr="0085529E" w:rsidRDefault="00BD7C96" w:rsidP="00D75CF7">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42ACDF2B" w14:textId="77777777" w:rsidR="00BD7C96" w:rsidRPr="0085529E" w:rsidRDefault="00BD7C96" w:rsidP="00D75CF7">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7CFA3DE6" w14:textId="77777777" w:rsidR="00BD7C96" w:rsidRPr="0085529E" w:rsidRDefault="00BD7C96" w:rsidP="00D75CF7">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2725931F" w14:textId="77777777" w:rsidR="00BD7C96" w:rsidRPr="0085529E" w:rsidRDefault="00BD7C96" w:rsidP="00D75CF7">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6789DBC2" w14:textId="77777777" w:rsidR="00BD7C96" w:rsidRPr="0085529E" w:rsidRDefault="00BD7C96" w:rsidP="00D75CF7">
            <w:pPr>
              <w:pStyle w:val="Table"/>
              <w:spacing w:line="276" w:lineRule="auto"/>
              <w:rPr>
                <w:sz w:val="24"/>
                <w:szCs w:val="24"/>
              </w:rPr>
            </w:pPr>
            <w:r w:rsidRPr="0085529E">
              <w:rPr>
                <w:sz w:val="24"/>
                <w:szCs w:val="24"/>
              </w:rPr>
              <w:t>PD_</w:t>
            </w:r>
          </w:p>
          <w:p w14:paraId="2EC096F7" w14:textId="77777777" w:rsidR="00BD7C96" w:rsidRPr="0085529E" w:rsidRDefault="00BD7C96" w:rsidP="00D75CF7">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2D6C5461" w14:textId="77777777" w:rsidR="00BD7C96" w:rsidRPr="0085529E" w:rsidRDefault="00BD7C96" w:rsidP="00D75CF7">
            <w:pPr>
              <w:pStyle w:val="Table"/>
              <w:spacing w:line="276" w:lineRule="auto"/>
              <w:rPr>
                <w:sz w:val="24"/>
                <w:szCs w:val="24"/>
              </w:rPr>
            </w:pPr>
            <w:r w:rsidRPr="0085529E">
              <w:rPr>
                <w:sz w:val="24"/>
                <w:szCs w:val="24"/>
              </w:rPr>
              <w:t>CV_</w:t>
            </w:r>
          </w:p>
          <w:p w14:paraId="2FEDCE21" w14:textId="77777777" w:rsidR="00BD7C96" w:rsidRPr="0085529E" w:rsidRDefault="00BD7C96" w:rsidP="00D75CF7">
            <w:pPr>
              <w:pStyle w:val="Table"/>
              <w:spacing w:line="276" w:lineRule="auto"/>
              <w:rPr>
                <w:sz w:val="24"/>
                <w:szCs w:val="24"/>
              </w:rPr>
            </w:pPr>
            <w:r w:rsidRPr="0085529E">
              <w:rPr>
                <w:sz w:val="24"/>
                <w:szCs w:val="24"/>
              </w:rPr>
              <w:t>Sentiment</w:t>
            </w:r>
          </w:p>
        </w:tc>
      </w:tr>
      <w:tr w:rsidR="00BD7C96" w:rsidRPr="0085529E" w14:paraId="310DDD64"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758D01FC" w14:textId="77777777" w:rsidR="00BD7C96" w:rsidRPr="0085529E" w:rsidRDefault="00BD7C96" w:rsidP="00D75CF7">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3D920B78" w14:textId="77777777" w:rsidR="00BD7C96" w:rsidRPr="0085529E" w:rsidRDefault="000772A9" w:rsidP="00D75CF7">
            <w:pPr>
              <w:pStyle w:val="Table"/>
              <w:spacing w:line="276" w:lineRule="auto"/>
              <w:rPr>
                <w:b/>
                <w:sz w:val="24"/>
                <w:szCs w:val="24"/>
              </w:rPr>
            </w:pPr>
            <w:r w:rsidRPr="0085529E">
              <w:rPr>
                <w:b/>
                <w:sz w:val="24"/>
                <w:szCs w:val="24"/>
              </w:rPr>
              <w:t>1.273*</w:t>
            </w:r>
            <w:r w:rsidR="00BD7C96" w:rsidRPr="0085529E">
              <w:rPr>
                <w:b/>
                <w:sz w:val="24"/>
                <w:szCs w:val="24"/>
              </w:rPr>
              <w:t>**</w:t>
            </w:r>
          </w:p>
          <w:p w14:paraId="26CEDC3A" w14:textId="77777777" w:rsidR="00BD7C96" w:rsidRPr="0085529E" w:rsidRDefault="00BD7C96" w:rsidP="00D75CF7">
            <w:pPr>
              <w:pStyle w:val="Table"/>
              <w:spacing w:line="276" w:lineRule="auto"/>
              <w:rPr>
                <w:b/>
                <w:sz w:val="24"/>
                <w:szCs w:val="24"/>
              </w:rPr>
            </w:pPr>
            <w:r w:rsidRPr="0085529E">
              <w:rPr>
                <w:b/>
                <w:sz w:val="24"/>
                <w:szCs w:val="24"/>
              </w:rPr>
              <w:t>(0.</w:t>
            </w:r>
            <w:r w:rsidR="000772A9" w:rsidRPr="0085529E">
              <w:rPr>
                <w:b/>
                <w:sz w:val="24"/>
                <w:szCs w:val="24"/>
              </w:rPr>
              <w:t>117</w:t>
            </w:r>
            <w:r w:rsidRPr="0085529E">
              <w:rPr>
                <w:b/>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68E36A8B" w14:textId="77777777" w:rsidR="00BD7C96" w:rsidRPr="0085529E" w:rsidRDefault="00FC2474" w:rsidP="00D75CF7">
            <w:pPr>
              <w:pStyle w:val="Table"/>
              <w:spacing w:line="276" w:lineRule="auto"/>
              <w:rPr>
                <w:bCs w:val="0"/>
                <w:sz w:val="24"/>
                <w:szCs w:val="24"/>
              </w:rPr>
            </w:pPr>
            <w:r w:rsidRPr="0085529E">
              <w:rPr>
                <w:bCs w:val="0"/>
                <w:sz w:val="24"/>
                <w:szCs w:val="24"/>
              </w:rPr>
              <w:t>1.670</w:t>
            </w:r>
          </w:p>
          <w:p w14:paraId="777B4FA7" w14:textId="77777777" w:rsidR="00BD7C96" w:rsidRPr="0085529E" w:rsidRDefault="00BD7C96" w:rsidP="00D75CF7">
            <w:pPr>
              <w:pStyle w:val="Table"/>
              <w:spacing w:line="276" w:lineRule="auto"/>
              <w:rPr>
                <w:b/>
                <w:sz w:val="24"/>
                <w:szCs w:val="24"/>
              </w:rPr>
            </w:pPr>
            <w:r w:rsidRPr="0085529E">
              <w:rPr>
                <w:bCs w:val="0"/>
                <w:sz w:val="24"/>
                <w:szCs w:val="24"/>
              </w:rPr>
              <w:t>(</w:t>
            </w:r>
            <w:r w:rsidR="00FC2474" w:rsidRPr="0085529E">
              <w:rPr>
                <w:bCs w:val="0"/>
                <w:sz w:val="24"/>
                <w:szCs w:val="24"/>
              </w:rPr>
              <w:t>1.327</w:t>
            </w:r>
            <w:r w:rsidRPr="0085529E">
              <w:rPr>
                <w:bCs w:val="0"/>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0ABAEDB" w14:textId="77777777" w:rsidR="00BD7C96" w:rsidRPr="0085529E" w:rsidRDefault="00BD7C96" w:rsidP="00D75CF7">
            <w:pPr>
              <w:pStyle w:val="Table"/>
              <w:spacing w:line="276" w:lineRule="auto"/>
              <w:rPr>
                <w:b/>
                <w:color w:val="000000" w:themeColor="text1"/>
                <w:sz w:val="24"/>
                <w:szCs w:val="24"/>
              </w:rPr>
            </w:pPr>
            <w:r w:rsidRPr="0085529E">
              <w:rPr>
                <w:b/>
                <w:color w:val="000000" w:themeColor="text1"/>
                <w:sz w:val="24"/>
                <w:szCs w:val="24"/>
              </w:rPr>
              <w:t>0.03</w:t>
            </w:r>
            <w:r w:rsidR="009720AD" w:rsidRPr="0085529E">
              <w:rPr>
                <w:b/>
                <w:color w:val="000000" w:themeColor="text1"/>
                <w:sz w:val="24"/>
                <w:szCs w:val="24"/>
              </w:rPr>
              <w:t>1**</w:t>
            </w:r>
            <w:r w:rsidRPr="0085529E">
              <w:rPr>
                <w:b/>
                <w:color w:val="000000" w:themeColor="text1"/>
                <w:sz w:val="24"/>
                <w:szCs w:val="24"/>
              </w:rPr>
              <w:t>*</w:t>
            </w:r>
          </w:p>
          <w:p w14:paraId="655FE4B1" w14:textId="77777777" w:rsidR="00BD7C96" w:rsidRPr="0085529E" w:rsidRDefault="00BD7C96" w:rsidP="00D75CF7">
            <w:pPr>
              <w:pStyle w:val="Table"/>
              <w:spacing w:line="276" w:lineRule="auto"/>
              <w:rPr>
                <w:b/>
                <w:color w:val="000000" w:themeColor="text1"/>
                <w:sz w:val="24"/>
                <w:szCs w:val="24"/>
              </w:rPr>
            </w:pPr>
            <w:r w:rsidRPr="0085529E">
              <w:rPr>
                <w:b/>
                <w:color w:val="000000" w:themeColor="text1"/>
                <w:sz w:val="24"/>
                <w:szCs w:val="24"/>
              </w:rPr>
              <w:t>(0.0</w:t>
            </w:r>
            <w:r w:rsidR="009720AD" w:rsidRPr="0085529E">
              <w:rPr>
                <w:b/>
                <w:color w:val="000000" w:themeColor="text1"/>
                <w:sz w:val="24"/>
                <w:szCs w:val="24"/>
              </w:rPr>
              <w:t>07</w:t>
            </w:r>
            <w:r w:rsidRPr="0085529E">
              <w:rPr>
                <w:b/>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2AD5520A" w14:textId="77777777" w:rsidR="00BD7C96" w:rsidRPr="0085529E" w:rsidRDefault="00BD7C96" w:rsidP="00D75CF7">
            <w:pPr>
              <w:pStyle w:val="Table"/>
              <w:spacing w:line="276" w:lineRule="auto"/>
              <w:rPr>
                <w:b/>
                <w:sz w:val="24"/>
                <w:szCs w:val="24"/>
              </w:rPr>
            </w:pPr>
            <w:r w:rsidRPr="0085529E">
              <w:rPr>
                <w:b/>
                <w:sz w:val="24"/>
                <w:szCs w:val="24"/>
              </w:rPr>
              <w:t>-0.</w:t>
            </w:r>
            <w:r w:rsidR="009720AD" w:rsidRPr="0085529E">
              <w:rPr>
                <w:b/>
                <w:sz w:val="24"/>
                <w:szCs w:val="24"/>
              </w:rPr>
              <w:t>058</w:t>
            </w:r>
            <w:r w:rsidRPr="0085529E">
              <w:rPr>
                <w:b/>
                <w:sz w:val="24"/>
                <w:szCs w:val="24"/>
              </w:rPr>
              <w:t>**</w:t>
            </w:r>
          </w:p>
          <w:p w14:paraId="54B90726" w14:textId="77777777" w:rsidR="00BD7C96" w:rsidRPr="0085529E" w:rsidRDefault="00BD7C96" w:rsidP="00D75CF7">
            <w:pPr>
              <w:pStyle w:val="Table"/>
              <w:spacing w:line="276" w:lineRule="auto"/>
              <w:rPr>
                <w:b/>
                <w:sz w:val="24"/>
                <w:szCs w:val="24"/>
              </w:rPr>
            </w:pPr>
            <w:r w:rsidRPr="0085529E">
              <w:rPr>
                <w:b/>
                <w:sz w:val="24"/>
                <w:szCs w:val="24"/>
              </w:rPr>
              <w:t>(0.0</w:t>
            </w:r>
            <w:r w:rsidR="009720AD" w:rsidRPr="0085529E">
              <w:rPr>
                <w:b/>
                <w:sz w:val="24"/>
                <w:szCs w:val="24"/>
              </w:rPr>
              <w:t>19</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9541B83" w14:textId="77777777" w:rsidR="00BD7C96" w:rsidRPr="0085529E" w:rsidRDefault="00BD7C96" w:rsidP="00D75CF7">
            <w:pPr>
              <w:pStyle w:val="Table"/>
              <w:spacing w:line="276" w:lineRule="auto"/>
              <w:rPr>
                <w:b/>
                <w:sz w:val="24"/>
                <w:szCs w:val="24"/>
              </w:rPr>
            </w:pPr>
            <w:r w:rsidRPr="0085529E">
              <w:rPr>
                <w:b/>
                <w:sz w:val="24"/>
                <w:szCs w:val="24"/>
              </w:rPr>
              <w:t>0.</w:t>
            </w:r>
            <w:r w:rsidR="009720AD" w:rsidRPr="0085529E">
              <w:rPr>
                <w:b/>
                <w:sz w:val="24"/>
                <w:szCs w:val="24"/>
              </w:rPr>
              <w:t>31</w:t>
            </w:r>
            <w:r w:rsidRPr="0085529E">
              <w:rPr>
                <w:b/>
                <w:sz w:val="24"/>
                <w:szCs w:val="24"/>
              </w:rPr>
              <w:t>5**</w:t>
            </w:r>
          </w:p>
          <w:p w14:paraId="0AB06136" w14:textId="77777777" w:rsidR="00BD7C96" w:rsidRPr="0085529E" w:rsidRDefault="00BD7C96" w:rsidP="00D75CF7">
            <w:pPr>
              <w:pStyle w:val="Table"/>
              <w:spacing w:line="276" w:lineRule="auto"/>
              <w:rPr>
                <w:b/>
                <w:sz w:val="24"/>
                <w:szCs w:val="24"/>
              </w:rPr>
            </w:pPr>
            <w:r w:rsidRPr="0085529E">
              <w:rPr>
                <w:b/>
                <w:sz w:val="24"/>
                <w:szCs w:val="24"/>
              </w:rPr>
              <w:t>(0.</w:t>
            </w:r>
            <w:r w:rsidR="009720AD" w:rsidRPr="0085529E">
              <w:rPr>
                <w:b/>
                <w:sz w:val="24"/>
                <w:szCs w:val="24"/>
              </w:rPr>
              <w:t>044</w:t>
            </w:r>
            <w:r w:rsidRPr="0085529E">
              <w:rPr>
                <w:b/>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2B8E0852" w14:textId="77777777" w:rsidR="00BD7C96" w:rsidRPr="0085529E" w:rsidRDefault="00BD7C96" w:rsidP="00D75CF7">
            <w:pPr>
              <w:pStyle w:val="Table"/>
              <w:spacing w:line="276" w:lineRule="auto"/>
              <w:rPr>
                <w:b/>
                <w:sz w:val="24"/>
                <w:szCs w:val="24"/>
              </w:rPr>
            </w:pPr>
            <w:r w:rsidRPr="0085529E">
              <w:rPr>
                <w:b/>
                <w:sz w:val="24"/>
                <w:szCs w:val="24"/>
              </w:rPr>
              <w:t>0.1</w:t>
            </w:r>
            <w:r w:rsidR="005378C7" w:rsidRPr="0085529E">
              <w:rPr>
                <w:b/>
                <w:sz w:val="24"/>
                <w:szCs w:val="24"/>
              </w:rPr>
              <w:t>65</w:t>
            </w:r>
            <w:r w:rsidRPr="0085529E">
              <w:rPr>
                <w:b/>
                <w:sz w:val="24"/>
                <w:szCs w:val="24"/>
              </w:rPr>
              <w:t>***</w:t>
            </w:r>
          </w:p>
          <w:p w14:paraId="02E1F202" w14:textId="77777777" w:rsidR="00BD7C96" w:rsidRPr="0085529E" w:rsidRDefault="00BD7C96" w:rsidP="00D75CF7">
            <w:pPr>
              <w:pStyle w:val="Table"/>
              <w:spacing w:line="276" w:lineRule="auto"/>
              <w:rPr>
                <w:b/>
                <w:sz w:val="24"/>
                <w:szCs w:val="24"/>
              </w:rPr>
            </w:pPr>
            <w:r w:rsidRPr="0085529E">
              <w:rPr>
                <w:b/>
                <w:sz w:val="24"/>
                <w:szCs w:val="24"/>
              </w:rPr>
              <w:t>(0.0</w:t>
            </w:r>
            <w:r w:rsidR="005378C7" w:rsidRPr="0085529E">
              <w:rPr>
                <w:b/>
                <w:sz w:val="24"/>
                <w:szCs w:val="24"/>
              </w:rPr>
              <w:t>30</w:t>
            </w:r>
            <w:r w:rsidRPr="0085529E">
              <w:rPr>
                <w:b/>
                <w:sz w:val="24"/>
                <w:szCs w:val="24"/>
              </w:rPr>
              <w:t>)</w:t>
            </w:r>
          </w:p>
        </w:tc>
      </w:tr>
    </w:tbl>
    <w:p w14:paraId="7BF314AD" w14:textId="77777777" w:rsidR="00BD7C96" w:rsidRPr="0085529E" w:rsidRDefault="00BD7C96" w:rsidP="00D75CF7">
      <w:pPr>
        <w:tabs>
          <w:tab w:val="left" w:pos="720"/>
        </w:tabs>
        <w:autoSpaceDE w:val="0"/>
        <w:autoSpaceDN w:val="0"/>
        <w:adjustRightInd w:val="0"/>
        <w:spacing w:line="276" w:lineRule="auto"/>
      </w:pPr>
    </w:p>
    <w:p w14:paraId="376D2F67" w14:textId="77777777" w:rsidR="00781D3C" w:rsidRPr="0085529E" w:rsidRDefault="00781D3C" w:rsidP="00D75CF7">
      <w:pPr>
        <w:tabs>
          <w:tab w:val="left" w:pos="720"/>
        </w:tabs>
        <w:autoSpaceDE w:val="0"/>
        <w:autoSpaceDN w:val="0"/>
        <w:adjustRightInd w:val="0"/>
        <w:spacing w:line="276" w:lineRule="auto"/>
        <w:rPr>
          <w:i/>
          <w:iCs/>
        </w:rPr>
      </w:pPr>
    </w:p>
    <w:p w14:paraId="72C05450" w14:textId="77777777" w:rsidR="00EA41A5" w:rsidRPr="0085529E" w:rsidRDefault="00EA41A5" w:rsidP="009A735E">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4.3. Any specific example of how to measure the number of topics? The authors discussed the probability of a specific topic represented in a specific document, and then they use the top most represented topic. Is the probability of the top topic in the document the measurement of the number of topics?</w:t>
      </w:r>
    </w:p>
    <w:p w14:paraId="1AE03461" w14:textId="77777777" w:rsidR="009A735E" w:rsidRDefault="009A735E" w:rsidP="00D75CF7">
      <w:pPr>
        <w:tabs>
          <w:tab w:val="left" w:pos="720"/>
        </w:tabs>
        <w:autoSpaceDE w:val="0"/>
        <w:autoSpaceDN w:val="0"/>
        <w:adjustRightInd w:val="0"/>
        <w:spacing w:line="276" w:lineRule="auto"/>
      </w:pPr>
    </w:p>
    <w:p w14:paraId="690FDE48" w14:textId="5199F887" w:rsidR="00781D3C" w:rsidRPr="0085529E" w:rsidRDefault="00781D3C" w:rsidP="00D75CF7">
      <w:pPr>
        <w:tabs>
          <w:tab w:val="left" w:pos="720"/>
        </w:tabs>
        <w:autoSpaceDE w:val="0"/>
        <w:autoSpaceDN w:val="0"/>
        <w:adjustRightInd w:val="0"/>
        <w:spacing w:line="276" w:lineRule="auto"/>
      </w:pPr>
      <w:r w:rsidRPr="0085529E">
        <w:t xml:space="preserve">  </w:t>
      </w:r>
    </w:p>
    <w:p w14:paraId="20CF6366" w14:textId="77777777" w:rsidR="00B5646B" w:rsidRPr="0085529E" w:rsidRDefault="00B5646B" w:rsidP="00D75CF7">
      <w:pPr>
        <w:tabs>
          <w:tab w:val="left" w:pos="720"/>
        </w:tabs>
        <w:autoSpaceDE w:val="0"/>
        <w:autoSpaceDN w:val="0"/>
        <w:adjustRightInd w:val="0"/>
        <w:spacing w:line="276" w:lineRule="auto"/>
        <w:rPr>
          <w:i/>
          <w:iCs/>
        </w:rPr>
      </w:pPr>
    </w:p>
    <w:p w14:paraId="4F250177" w14:textId="77777777" w:rsidR="00EA41A5" w:rsidRPr="0085529E" w:rsidRDefault="00EA41A5" w:rsidP="009A735E">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4.4</w:t>
      </w:r>
      <w:r w:rsidR="007E03DC" w:rsidRPr="0085529E">
        <w:rPr>
          <w:i/>
          <w:iCs/>
        </w:rPr>
        <w:t>.</w:t>
      </w:r>
      <w:r w:rsidRPr="0085529E">
        <w:rPr>
          <w:i/>
          <w:iCs/>
        </w:rPr>
        <w:t xml:space="preserve"> Is there a specific reason why use quarter-year as the unit of time? Any robustness test of using month-year?</w:t>
      </w:r>
    </w:p>
    <w:p w14:paraId="59B62206" w14:textId="77777777" w:rsidR="00682EE4" w:rsidRPr="0085529E" w:rsidRDefault="00682EE4" w:rsidP="00D75CF7">
      <w:pPr>
        <w:tabs>
          <w:tab w:val="left" w:pos="720"/>
        </w:tabs>
        <w:autoSpaceDE w:val="0"/>
        <w:autoSpaceDN w:val="0"/>
        <w:adjustRightInd w:val="0"/>
        <w:spacing w:line="276" w:lineRule="auto"/>
        <w:rPr>
          <w:b/>
          <w:bCs/>
        </w:rPr>
      </w:pPr>
      <w:r w:rsidRPr="0085529E">
        <w:rPr>
          <w:b/>
          <w:bCs/>
        </w:rPr>
        <w:t>Authors’ Response:</w:t>
      </w:r>
    </w:p>
    <w:p w14:paraId="3B441A52" w14:textId="77777777" w:rsidR="00B5646B" w:rsidRPr="0085529E" w:rsidRDefault="00B5646B" w:rsidP="00D75CF7">
      <w:pPr>
        <w:tabs>
          <w:tab w:val="left" w:pos="720"/>
        </w:tabs>
        <w:autoSpaceDE w:val="0"/>
        <w:autoSpaceDN w:val="0"/>
        <w:adjustRightInd w:val="0"/>
        <w:spacing w:line="276" w:lineRule="auto"/>
      </w:pPr>
      <w:r w:rsidRPr="0085529E">
        <w:t>As you suggested, we repeated the analysis but using month as the unit of time. We also limited the data to 2013, 2014, 2015, and 2016. Table xx reports the results of RDD when we use monthly data.</w:t>
      </w:r>
    </w:p>
    <w:p w14:paraId="3EB282F9" w14:textId="77777777" w:rsidR="00B5646B" w:rsidRPr="0085529E" w:rsidRDefault="00B5646B" w:rsidP="00D75CF7">
      <w:pPr>
        <w:tabs>
          <w:tab w:val="left" w:pos="720"/>
        </w:tabs>
        <w:autoSpaceDE w:val="0"/>
        <w:autoSpaceDN w:val="0"/>
        <w:adjustRightInd w:val="0"/>
        <w:spacing w:line="276" w:lineRule="auto"/>
      </w:pPr>
    </w:p>
    <w:tbl>
      <w:tblPr>
        <w:tblW w:w="8635" w:type="dxa"/>
        <w:tblLayout w:type="fixed"/>
        <w:tblCellMar>
          <w:left w:w="0" w:type="dxa"/>
          <w:right w:w="0" w:type="dxa"/>
        </w:tblCellMar>
        <w:tblLook w:val="0420" w:firstRow="1" w:lastRow="0" w:firstColumn="0" w:lastColumn="0" w:noHBand="0" w:noVBand="1"/>
      </w:tblPr>
      <w:tblGrid>
        <w:gridCol w:w="1255"/>
        <w:gridCol w:w="1224"/>
        <w:gridCol w:w="1224"/>
        <w:gridCol w:w="1224"/>
        <w:gridCol w:w="1224"/>
        <w:gridCol w:w="1224"/>
        <w:gridCol w:w="1260"/>
      </w:tblGrid>
      <w:tr w:rsidR="007A537B" w:rsidRPr="0085529E" w14:paraId="6E25E682" w14:textId="77777777" w:rsidTr="00E3309E">
        <w:trPr>
          <w:trHeight w:val="20"/>
        </w:trPr>
        <w:tc>
          <w:tcPr>
            <w:tcW w:w="8635" w:type="dxa"/>
            <w:gridSpan w:val="7"/>
            <w:tcBorders>
              <w:top w:val="single" w:sz="4" w:space="0" w:color="auto"/>
              <w:left w:val="single" w:sz="4" w:space="0" w:color="auto"/>
              <w:bottom w:val="single" w:sz="4" w:space="0" w:color="auto"/>
              <w:right w:val="single" w:sz="4" w:space="0" w:color="auto"/>
            </w:tcBorders>
          </w:tcPr>
          <w:p w14:paraId="6157535C" w14:textId="77777777" w:rsidR="007A537B" w:rsidRPr="0085529E" w:rsidRDefault="007A537B" w:rsidP="00D75CF7">
            <w:pPr>
              <w:pStyle w:val="Table"/>
              <w:spacing w:line="276" w:lineRule="auto"/>
              <w:jc w:val="left"/>
              <w:rPr>
                <w:b/>
                <w:sz w:val="24"/>
                <w:szCs w:val="24"/>
              </w:rPr>
            </w:pPr>
            <w:r w:rsidRPr="0085529E">
              <w:rPr>
                <w:b/>
                <w:sz w:val="24"/>
                <w:szCs w:val="24"/>
              </w:rPr>
              <w:t xml:space="preserve">Table </w:t>
            </w:r>
            <w:r w:rsidR="00293512" w:rsidRPr="0085529E">
              <w:rPr>
                <w:b/>
                <w:sz w:val="24"/>
                <w:szCs w:val="24"/>
              </w:rPr>
              <w:t>xx</w:t>
            </w:r>
            <w:r w:rsidRPr="0085529E">
              <w:rPr>
                <w:b/>
                <w:sz w:val="24"/>
                <w:szCs w:val="24"/>
              </w:rPr>
              <w:t>. The Results of RDD Analysis</w:t>
            </w:r>
            <w:r w:rsidR="005848A6" w:rsidRPr="0085529E">
              <w:rPr>
                <w:b/>
                <w:sz w:val="24"/>
                <w:szCs w:val="24"/>
              </w:rPr>
              <w:t xml:space="preserve"> for Monthly Data</w:t>
            </w:r>
          </w:p>
        </w:tc>
      </w:tr>
      <w:tr w:rsidR="007A537B" w:rsidRPr="0085529E" w14:paraId="170CA51F" w14:textId="77777777" w:rsidTr="00E3309E">
        <w:trPr>
          <w:trHeight w:val="20"/>
        </w:trPr>
        <w:tc>
          <w:tcPr>
            <w:tcW w:w="1255" w:type="dxa"/>
            <w:tcBorders>
              <w:top w:val="single" w:sz="4" w:space="0" w:color="auto"/>
              <w:left w:val="single" w:sz="4" w:space="0" w:color="auto"/>
              <w:bottom w:val="single" w:sz="4" w:space="0" w:color="auto"/>
              <w:right w:val="single" w:sz="4" w:space="0" w:color="auto"/>
            </w:tcBorders>
            <w:shd w:val="clear" w:color="auto" w:fill="auto"/>
            <w:noWrap/>
            <w:hideMark/>
          </w:tcPr>
          <w:p w14:paraId="3F08ED42" w14:textId="77777777" w:rsidR="007A537B" w:rsidRPr="0085529E" w:rsidRDefault="007A537B" w:rsidP="00D75CF7">
            <w:pPr>
              <w:pStyle w:val="Table"/>
              <w:spacing w:line="276" w:lineRule="auto"/>
              <w:rPr>
                <w:bCs w:val="0"/>
                <w:sz w:val="24"/>
                <w:szCs w:val="24"/>
              </w:rPr>
            </w:pPr>
          </w:p>
        </w:tc>
        <w:tc>
          <w:tcPr>
            <w:tcW w:w="1224" w:type="dxa"/>
            <w:tcBorders>
              <w:top w:val="single" w:sz="4" w:space="0" w:color="auto"/>
              <w:left w:val="nil"/>
              <w:bottom w:val="single" w:sz="4" w:space="0" w:color="auto"/>
              <w:right w:val="single" w:sz="4" w:space="0" w:color="auto"/>
            </w:tcBorders>
          </w:tcPr>
          <w:p w14:paraId="5482C355" w14:textId="77777777" w:rsidR="007A537B" w:rsidRPr="0085529E" w:rsidRDefault="007A537B" w:rsidP="00D75CF7">
            <w:pPr>
              <w:pStyle w:val="Table"/>
              <w:spacing w:line="276" w:lineRule="auto"/>
              <w:rPr>
                <w:sz w:val="24"/>
                <w:szCs w:val="24"/>
              </w:rPr>
            </w:pPr>
            <w:r w:rsidRPr="0085529E">
              <w:rPr>
                <w:sz w:val="24"/>
                <w:szCs w:val="24"/>
              </w:rPr>
              <w:t>Topic_</w:t>
            </w:r>
          </w:p>
          <w:p w14:paraId="378C8339" w14:textId="77777777" w:rsidR="007A537B" w:rsidRPr="0085529E" w:rsidRDefault="007A537B" w:rsidP="00D75CF7">
            <w:pPr>
              <w:pStyle w:val="Table"/>
              <w:spacing w:line="276" w:lineRule="auto"/>
              <w:rPr>
                <w:sz w:val="24"/>
                <w:szCs w:val="24"/>
              </w:rPr>
            </w:pPr>
            <w:r w:rsidRPr="0085529E">
              <w:rPr>
                <w:sz w:val="24"/>
                <w:szCs w:val="24"/>
              </w:rPr>
              <w:t>Count</w:t>
            </w:r>
          </w:p>
        </w:tc>
        <w:tc>
          <w:tcPr>
            <w:tcW w:w="1224" w:type="dxa"/>
            <w:tcBorders>
              <w:top w:val="single" w:sz="4" w:space="0" w:color="auto"/>
              <w:left w:val="single" w:sz="4" w:space="0" w:color="auto"/>
              <w:bottom w:val="single" w:sz="4" w:space="0" w:color="auto"/>
              <w:right w:val="single" w:sz="4" w:space="0" w:color="auto"/>
            </w:tcBorders>
            <w:shd w:val="clear" w:color="auto" w:fill="auto"/>
            <w:noWrap/>
            <w:hideMark/>
          </w:tcPr>
          <w:p w14:paraId="2492F867" w14:textId="77777777" w:rsidR="007A537B" w:rsidRPr="0085529E" w:rsidRDefault="007A537B" w:rsidP="00D75CF7">
            <w:pPr>
              <w:pStyle w:val="Table"/>
              <w:spacing w:line="276" w:lineRule="auto"/>
              <w:rPr>
                <w:sz w:val="24"/>
                <w:szCs w:val="24"/>
              </w:rPr>
            </w:pPr>
            <w:r w:rsidRPr="0085529E">
              <w:rPr>
                <w:sz w:val="24"/>
                <w:szCs w:val="24"/>
              </w:rPr>
              <w:t>Depth</w:t>
            </w:r>
          </w:p>
        </w:tc>
        <w:tc>
          <w:tcPr>
            <w:tcW w:w="1224" w:type="dxa"/>
            <w:tcBorders>
              <w:top w:val="single" w:sz="4" w:space="0" w:color="auto"/>
              <w:left w:val="nil"/>
              <w:bottom w:val="single" w:sz="4" w:space="0" w:color="auto"/>
              <w:right w:val="single" w:sz="4" w:space="0" w:color="auto"/>
            </w:tcBorders>
            <w:shd w:val="clear" w:color="auto" w:fill="auto"/>
            <w:noWrap/>
            <w:hideMark/>
          </w:tcPr>
          <w:p w14:paraId="355040F7" w14:textId="77777777" w:rsidR="007A537B" w:rsidRPr="0085529E" w:rsidRDefault="007A537B" w:rsidP="00D75CF7">
            <w:pPr>
              <w:pStyle w:val="Table"/>
              <w:spacing w:line="276" w:lineRule="auto"/>
              <w:rPr>
                <w:color w:val="000000" w:themeColor="text1"/>
                <w:sz w:val="24"/>
                <w:szCs w:val="24"/>
              </w:rPr>
            </w:pPr>
            <w:r w:rsidRPr="0085529E">
              <w:rPr>
                <w:color w:val="000000" w:themeColor="text1"/>
                <w:sz w:val="24"/>
                <w:szCs w:val="24"/>
              </w:rPr>
              <w:t>Objectivity</w:t>
            </w:r>
          </w:p>
        </w:tc>
        <w:tc>
          <w:tcPr>
            <w:tcW w:w="1224" w:type="dxa"/>
            <w:tcBorders>
              <w:top w:val="single" w:sz="4" w:space="0" w:color="auto"/>
              <w:left w:val="nil"/>
              <w:bottom w:val="single" w:sz="4" w:space="0" w:color="auto"/>
              <w:right w:val="single" w:sz="4" w:space="0" w:color="auto"/>
            </w:tcBorders>
            <w:shd w:val="clear" w:color="auto" w:fill="auto"/>
            <w:noWrap/>
            <w:hideMark/>
          </w:tcPr>
          <w:p w14:paraId="62D90A63" w14:textId="77777777" w:rsidR="007A537B" w:rsidRPr="0085529E" w:rsidRDefault="007A537B" w:rsidP="00D75CF7">
            <w:pPr>
              <w:pStyle w:val="Table"/>
              <w:spacing w:line="276" w:lineRule="auto"/>
              <w:rPr>
                <w:sz w:val="24"/>
                <w:szCs w:val="24"/>
              </w:rPr>
            </w:pPr>
            <w:r w:rsidRPr="0085529E">
              <w:rPr>
                <w:sz w:val="24"/>
                <w:szCs w:val="24"/>
              </w:rPr>
              <w:t>Sentiment</w:t>
            </w:r>
          </w:p>
        </w:tc>
        <w:tc>
          <w:tcPr>
            <w:tcW w:w="1224" w:type="dxa"/>
            <w:tcBorders>
              <w:top w:val="single" w:sz="4" w:space="0" w:color="auto"/>
              <w:left w:val="nil"/>
              <w:bottom w:val="single" w:sz="4" w:space="0" w:color="auto"/>
              <w:right w:val="single" w:sz="4" w:space="0" w:color="auto"/>
            </w:tcBorders>
            <w:shd w:val="clear" w:color="auto" w:fill="auto"/>
            <w:noWrap/>
            <w:hideMark/>
          </w:tcPr>
          <w:p w14:paraId="3B705CD2" w14:textId="77777777" w:rsidR="007A537B" w:rsidRPr="0085529E" w:rsidRDefault="007A537B" w:rsidP="00D75CF7">
            <w:pPr>
              <w:pStyle w:val="Table"/>
              <w:spacing w:line="276" w:lineRule="auto"/>
              <w:rPr>
                <w:sz w:val="24"/>
                <w:szCs w:val="24"/>
              </w:rPr>
            </w:pPr>
            <w:r w:rsidRPr="0085529E">
              <w:rPr>
                <w:sz w:val="24"/>
                <w:szCs w:val="24"/>
              </w:rPr>
              <w:t>PD_</w:t>
            </w:r>
          </w:p>
          <w:p w14:paraId="60A5AA7F" w14:textId="77777777" w:rsidR="007A537B" w:rsidRPr="0085529E" w:rsidRDefault="007A537B" w:rsidP="00D75CF7">
            <w:pPr>
              <w:pStyle w:val="Table"/>
              <w:spacing w:line="276" w:lineRule="auto"/>
              <w:rPr>
                <w:sz w:val="24"/>
                <w:szCs w:val="24"/>
              </w:rPr>
            </w:pPr>
            <w:r w:rsidRPr="0085529E">
              <w:rPr>
                <w:sz w:val="24"/>
                <w:szCs w:val="24"/>
              </w:rPr>
              <w:t>Sentiment</w:t>
            </w:r>
          </w:p>
        </w:tc>
        <w:tc>
          <w:tcPr>
            <w:tcW w:w="1260" w:type="dxa"/>
            <w:tcBorders>
              <w:top w:val="single" w:sz="4" w:space="0" w:color="auto"/>
              <w:left w:val="nil"/>
              <w:bottom w:val="single" w:sz="4" w:space="0" w:color="auto"/>
              <w:right w:val="single" w:sz="4" w:space="0" w:color="auto"/>
            </w:tcBorders>
            <w:shd w:val="clear" w:color="auto" w:fill="auto"/>
            <w:noWrap/>
            <w:hideMark/>
          </w:tcPr>
          <w:p w14:paraId="4E8AAB8B" w14:textId="77777777" w:rsidR="007A537B" w:rsidRPr="0085529E" w:rsidRDefault="007A537B" w:rsidP="00D75CF7">
            <w:pPr>
              <w:pStyle w:val="Table"/>
              <w:spacing w:line="276" w:lineRule="auto"/>
              <w:rPr>
                <w:sz w:val="24"/>
                <w:szCs w:val="24"/>
              </w:rPr>
            </w:pPr>
            <w:r w:rsidRPr="0085529E">
              <w:rPr>
                <w:sz w:val="24"/>
                <w:szCs w:val="24"/>
              </w:rPr>
              <w:t>CV_</w:t>
            </w:r>
          </w:p>
          <w:p w14:paraId="38E3D26E" w14:textId="77777777" w:rsidR="007A537B" w:rsidRPr="0085529E" w:rsidRDefault="007A537B" w:rsidP="00D75CF7">
            <w:pPr>
              <w:pStyle w:val="Table"/>
              <w:spacing w:line="276" w:lineRule="auto"/>
              <w:rPr>
                <w:sz w:val="24"/>
                <w:szCs w:val="24"/>
              </w:rPr>
            </w:pPr>
            <w:r w:rsidRPr="0085529E">
              <w:rPr>
                <w:sz w:val="24"/>
                <w:szCs w:val="24"/>
              </w:rPr>
              <w:t>Sentiment</w:t>
            </w:r>
          </w:p>
        </w:tc>
      </w:tr>
      <w:tr w:rsidR="007A537B" w:rsidRPr="0085529E" w14:paraId="6D82072E"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5B2763F6" w14:textId="77777777" w:rsidR="007A537B" w:rsidRPr="0085529E" w:rsidRDefault="007A537B" w:rsidP="00D75CF7">
            <w:pPr>
              <w:pStyle w:val="Table"/>
              <w:spacing w:line="276" w:lineRule="auto"/>
              <w:jc w:val="left"/>
              <w:rPr>
                <w:sz w:val="24"/>
                <w:szCs w:val="24"/>
              </w:rPr>
            </w:pPr>
            <w:proofErr w:type="spellStart"/>
            <w:r w:rsidRPr="0085529E">
              <w:rPr>
                <w:sz w:val="24"/>
                <w:szCs w:val="24"/>
              </w:rPr>
              <w:t>After_Policy</w:t>
            </w:r>
            <w:proofErr w:type="spellEnd"/>
          </w:p>
        </w:tc>
        <w:tc>
          <w:tcPr>
            <w:tcW w:w="1224" w:type="dxa"/>
            <w:tcBorders>
              <w:top w:val="single" w:sz="4" w:space="0" w:color="auto"/>
              <w:left w:val="nil"/>
              <w:bottom w:val="single" w:sz="4" w:space="0" w:color="auto"/>
              <w:right w:val="single" w:sz="4" w:space="0" w:color="auto"/>
            </w:tcBorders>
          </w:tcPr>
          <w:p w14:paraId="1132BC12" w14:textId="77777777" w:rsidR="007A537B" w:rsidRPr="0085529E" w:rsidRDefault="00853932" w:rsidP="00D75CF7">
            <w:pPr>
              <w:pStyle w:val="Table"/>
              <w:spacing w:line="276" w:lineRule="auto"/>
              <w:rPr>
                <w:b/>
                <w:sz w:val="24"/>
                <w:szCs w:val="24"/>
              </w:rPr>
            </w:pPr>
            <w:r w:rsidRPr="0085529E">
              <w:rPr>
                <w:b/>
                <w:sz w:val="24"/>
                <w:szCs w:val="24"/>
              </w:rPr>
              <w:t>1.183</w:t>
            </w:r>
            <w:r w:rsidR="007A537B" w:rsidRPr="0085529E">
              <w:rPr>
                <w:b/>
                <w:sz w:val="24"/>
                <w:szCs w:val="24"/>
              </w:rPr>
              <w:t>***</w:t>
            </w:r>
          </w:p>
          <w:p w14:paraId="6265C100" w14:textId="77777777" w:rsidR="007A537B" w:rsidRPr="0085529E" w:rsidRDefault="007A537B" w:rsidP="00D75CF7">
            <w:pPr>
              <w:pStyle w:val="Table"/>
              <w:spacing w:line="276" w:lineRule="auto"/>
              <w:rPr>
                <w:b/>
                <w:sz w:val="24"/>
                <w:szCs w:val="24"/>
              </w:rPr>
            </w:pPr>
            <w:r w:rsidRPr="0085529E">
              <w:rPr>
                <w:b/>
                <w:sz w:val="24"/>
                <w:szCs w:val="24"/>
              </w:rPr>
              <w:t>(</w:t>
            </w:r>
            <w:r w:rsidR="00853932" w:rsidRPr="0085529E">
              <w:rPr>
                <w:b/>
                <w:sz w:val="24"/>
                <w:szCs w:val="24"/>
              </w:rPr>
              <w:t>0.1</w:t>
            </w:r>
            <w:r w:rsidR="00293512" w:rsidRPr="0085529E">
              <w:rPr>
                <w:b/>
                <w:sz w:val="24"/>
                <w:szCs w:val="24"/>
              </w:rPr>
              <w:t>09</w:t>
            </w:r>
            <w:r w:rsidRPr="0085529E">
              <w:rPr>
                <w:b/>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74A9FB42" w14:textId="77777777" w:rsidR="007A537B" w:rsidRPr="0085529E" w:rsidRDefault="007A537B" w:rsidP="00D75CF7">
            <w:pPr>
              <w:pStyle w:val="Table"/>
              <w:spacing w:line="276" w:lineRule="auto"/>
              <w:rPr>
                <w:b/>
                <w:sz w:val="24"/>
                <w:szCs w:val="24"/>
              </w:rPr>
            </w:pPr>
            <w:r w:rsidRPr="0085529E">
              <w:rPr>
                <w:b/>
                <w:sz w:val="24"/>
                <w:szCs w:val="24"/>
              </w:rPr>
              <w:t>2.</w:t>
            </w:r>
            <w:r w:rsidR="00D943FD" w:rsidRPr="0085529E">
              <w:rPr>
                <w:b/>
                <w:sz w:val="24"/>
                <w:szCs w:val="24"/>
              </w:rPr>
              <w:t>1</w:t>
            </w:r>
            <w:r w:rsidRPr="0085529E">
              <w:rPr>
                <w:b/>
                <w:sz w:val="24"/>
                <w:szCs w:val="24"/>
              </w:rPr>
              <w:t>7</w:t>
            </w:r>
            <w:r w:rsidR="00D943FD" w:rsidRPr="0085529E">
              <w:rPr>
                <w:b/>
                <w:sz w:val="24"/>
                <w:szCs w:val="24"/>
              </w:rPr>
              <w:t>0</w:t>
            </w:r>
            <w:r w:rsidRPr="0085529E">
              <w:rPr>
                <w:b/>
                <w:sz w:val="24"/>
                <w:szCs w:val="24"/>
              </w:rPr>
              <w:t>*</w:t>
            </w:r>
          </w:p>
          <w:p w14:paraId="38190026" w14:textId="77777777" w:rsidR="007A537B" w:rsidRPr="0085529E" w:rsidRDefault="007A537B" w:rsidP="00D75CF7">
            <w:pPr>
              <w:pStyle w:val="Table"/>
              <w:spacing w:line="276" w:lineRule="auto"/>
              <w:rPr>
                <w:b/>
                <w:sz w:val="24"/>
                <w:szCs w:val="24"/>
              </w:rPr>
            </w:pPr>
            <w:r w:rsidRPr="0085529E">
              <w:rPr>
                <w:b/>
                <w:sz w:val="24"/>
                <w:szCs w:val="24"/>
              </w:rPr>
              <w:t>(</w:t>
            </w:r>
            <w:r w:rsidR="00D943FD" w:rsidRPr="0085529E">
              <w:rPr>
                <w:b/>
                <w:sz w:val="24"/>
                <w:szCs w:val="24"/>
              </w:rPr>
              <w:t>1.034</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2277E4F" w14:textId="77777777" w:rsidR="007A537B" w:rsidRPr="0085529E" w:rsidRDefault="007A537B" w:rsidP="00D75CF7">
            <w:pPr>
              <w:pStyle w:val="Table"/>
              <w:spacing w:line="276" w:lineRule="auto"/>
              <w:rPr>
                <w:b/>
                <w:color w:val="000000" w:themeColor="text1"/>
                <w:sz w:val="24"/>
                <w:szCs w:val="24"/>
              </w:rPr>
            </w:pPr>
            <w:r w:rsidRPr="0085529E">
              <w:rPr>
                <w:b/>
                <w:color w:val="000000" w:themeColor="text1"/>
                <w:sz w:val="24"/>
                <w:szCs w:val="24"/>
              </w:rPr>
              <w:t>0.</w:t>
            </w:r>
            <w:r w:rsidR="00630AE5" w:rsidRPr="0085529E">
              <w:rPr>
                <w:b/>
                <w:color w:val="000000" w:themeColor="text1"/>
                <w:sz w:val="24"/>
                <w:szCs w:val="24"/>
              </w:rPr>
              <w:t>030</w:t>
            </w:r>
            <w:r w:rsidRPr="0085529E">
              <w:rPr>
                <w:b/>
                <w:color w:val="000000" w:themeColor="text1"/>
                <w:sz w:val="24"/>
                <w:szCs w:val="24"/>
              </w:rPr>
              <w:t>***</w:t>
            </w:r>
          </w:p>
          <w:p w14:paraId="302561A2" w14:textId="77777777" w:rsidR="007A537B" w:rsidRPr="0085529E" w:rsidRDefault="007A537B" w:rsidP="00D75CF7">
            <w:pPr>
              <w:pStyle w:val="Table"/>
              <w:spacing w:line="276" w:lineRule="auto"/>
              <w:rPr>
                <w:b/>
                <w:color w:val="000000" w:themeColor="text1"/>
                <w:sz w:val="24"/>
                <w:szCs w:val="24"/>
              </w:rPr>
            </w:pPr>
            <w:r w:rsidRPr="0085529E">
              <w:rPr>
                <w:b/>
                <w:color w:val="000000" w:themeColor="text1"/>
                <w:sz w:val="24"/>
                <w:szCs w:val="24"/>
              </w:rPr>
              <w:t>(0.00</w:t>
            </w:r>
            <w:r w:rsidR="00630AE5" w:rsidRPr="0085529E">
              <w:rPr>
                <w:b/>
                <w:color w:val="000000" w:themeColor="text1"/>
                <w:sz w:val="24"/>
                <w:szCs w:val="24"/>
              </w:rPr>
              <w:t>6</w:t>
            </w:r>
            <w:r w:rsidRPr="0085529E">
              <w:rPr>
                <w:b/>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251F61E3" w14:textId="77777777" w:rsidR="007A537B" w:rsidRPr="0085529E" w:rsidRDefault="007A537B" w:rsidP="00D75CF7">
            <w:pPr>
              <w:pStyle w:val="Table"/>
              <w:spacing w:line="276" w:lineRule="auto"/>
              <w:rPr>
                <w:b/>
                <w:sz w:val="24"/>
                <w:szCs w:val="24"/>
              </w:rPr>
            </w:pPr>
            <w:r w:rsidRPr="0085529E">
              <w:rPr>
                <w:b/>
                <w:sz w:val="24"/>
                <w:szCs w:val="24"/>
              </w:rPr>
              <w:t>-0.0</w:t>
            </w:r>
            <w:r w:rsidR="00156655" w:rsidRPr="0085529E">
              <w:rPr>
                <w:b/>
                <w:sz w:val="24"/>
                <w:szCs w:val="24"/>
              </w:rPr>
              <w:t>56*</w:t>
            </w:r>
            <w:r w:rsidRPr="0085529E">
              <w:rPr>
                <w:b/>
                <w:sz w:val="24"/>
                <w:szCs w:val="24"/>
              </w:rPr>
              <w:t>**</w:t>
            </w:r>
          </w:p>
          <w:p w14:paraId="3FFB19BB" w14:textId="77777777" w:rsidR="007A537B" w:rsidRPr="0085529E" w:rsidRDefault="007A537B" w:rsidP="00D75CF7">
            <w:pPr>
              <w:pStyle w:val="Table"/>
              <w:spacing w:line="276" w:lineRule="auto"/>
              <w:rPr>
                <w:b/>
                <w:sz w:val="24"/>
                <w:szCs w:val="24"/>
              </w:rPr>
            </w:pPr>
            <w:r w:rsidRPr="0085529E">
              <w:rPr>
                <w:b/>
                <w:sz w:val="24"/>
                <w:szCs w:val="24"/>
              </w:rPr>
              <w:t>(0.012)</w:t>
            </w:r>
          </w:p>
        </w:tc>
        <w:tc>
          <w:tcPr>
            <w:tcW w:w="1224" w:type="dxa"/>
            <w:tcBorders>
              <w:top w:val="nil"/>
              <w:left w:val="nil"/>
              <w:bottom w:val="single" w:sz="4" w:space="0" w:color="auto"/>
              <w:right w:val="single" w:sz="4" w:space="0" w:color="auto"/>
            </w:tcBorders>
            <w:shd w:val="clear" w:color="auto" w:fill="auto"/>
            <w:noWrap/>
            <w:hideMark/>
          </w:tcPr>
          <w:p w14:paraId="1F16F3BA" w14:textId="77777777" w:rsidR="007A537B" w:rsidRPr="0085529E" w:rsidRDefault="007A537B" w:rsidP="00D75CF7">
            <w:pPr>
              <w:pStyle w:val="Table"/>
              <w:spacing w:line="276" w:lineRule="auto"/>
              <w:rPr>
                <w:b/>
                <w:sz w:val="24"/>
                <w:szCs w:val="24"/>
              </w:rPr>
            </w:pPr>
            <w:r w:rsidRPr="0085529E">
              <w:rPr>
                <w:b/>
                <w:sz w:val="24"/>
                <w:szCs w:val="24"/>
              </w:rPr>
              <w:t>0.</w:t>
            </w:r>
            <w:r w:rsidR="00117E5F" w:rsidRPr="0085529E">
              <w:rPr>
                <w:b/>
                <w:sz w:val="24"/>
                <w:szCs w:val="24"/>
              </w:rPr>
              <w:t>297</w:t>
            </w:r>
            <w:r w:rsidRPr="0085529E">
              <w:rPr>
                <w:b/>
                <w:sz w:val="24"/>
                <w:szCs w:val="24"/>
              </w:rPr>
              <w:t>**</w:t>
            </w:r>
          </w:p>
          <w:p w14:paraId="4E90E369" w14:textId="77777777" w:rsidR="007A537B" w:rsidRPr="0085529E" w:rsidRDefault="007A537B" w:rsidP="00D75CF7">
            <w:pPr>
              <w:pStyle w:val="Table"/>
              <w:spacing w:line="276" w:lineRule="auto"/>
              <w:rPr>
                <w:b/>
                <w:sz w:val="24"/>
                <w:szCs w:val="24"/>
              </w:rPr>
            </w:pPr>
            <w:r w:rsidRPr="0085529E">
              <w:rPr>
                <w:b/>
                <w:sz w:val="24"/>
                <w:szCs w:val="24"/>
              </w:rPr>
              <w:t>(0.</w:t>
            </w:r>
            <w:r w:rsidR="00117E5F" w:rsidRPr="0085529E">
              <w:rPr>
                <w:b/>
                <w:sz w:val="24"/>
                <w:szCs w:val="24"/>
              </w:rPr>
              <w:t>109</w:t>
            </w:r>
            <w:r w:rsidRPr="0085529E">
              <w:rPr>
                <w:b/>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27711FDE" w14:textId="77777777" w:rsidR="007A537B" w:rsidRPr="0085529E" w:rsidRDefault="007A537B" w:rsidP="00D75CF7">
            <w:pPr>
              <w:pStyle w:val="Table"/>
              <w:spacing w:line="276" w:lineRule="auto"/>
              <w:rPr>
                <w:b/>
                <w:sz w:val="24"/>
                <w:szCs w:val="24"/>
              </w:rPr>
            </w:pPr>
            <w:r w:rsidRPr="0085529E">
              <w:rPr>
                <w:b/>
                <w:sz w:val="24"/>
                <w:szCs w:val="24"/>
              </w:rPr>
              <w:t>0.</w:t>
            </w:r>
            <w:r w:rsidR="004F36F8" w:rsidRPr="0085529E">
              <w:rPr>
                <w:b/>
                <w:sz w:val="24"/>
                <w:szCs w:val="24"/>
              </w:rPr>
              <w:t>114</w:t>
            </w:r>
            <w:r w:rsidRPr="0085529E">
              <w:rPr>
                <w:b/>
                <w:sz w:val="24"/>
                <w:szCs w:val="24"/>
              </w:rPr>
              <w:t>***</w:t>
            </w:r>
          </w:p>
          <w:p w14:paraId="39E050A1" w14:textId="77777777" w:rsidR="007A537B" w:rsidRPr="0085529E" w:rsidRDefault="007A537B" w:rsidP="00D75CF7">
            <w:pPr>
              <w:pStyle w:val="Table"/>
              <w:spacing w:line="276" w:lineRule="auto"/>
              <w:rPr>
                <w:b/>
                <w:sz w:val="24"/>
                <w:szCs w:val="24"/>
              </w:rPr>
            </w:pPr>
            <w:r w:rsidRPr="0085529E">
              <w:rPr>
                <w:b/>
                <w:sz w:val="24"/>
                <w:szCs w:val="24"/>
              </w:rPr>
              <w:t>(0.0</w:t>
            </w:r>
            <w:r w:rsidR="004F36F8" w:rsidRPr="0085529E">
              <w:rPr>
                <w:b/>
                <w:sz w:val="24"/>
                <w:szCs w:val="24"/>
              </w:rPr>
              <w:t>26</w:t>
            </w:r>
            <w:r w:rsidRPr="0085529E">
              <w:rPr>
                <w:b/>
                <w:sz w:val="24"/>
                <w:szCs w:val="24"/>
              </w:rPr>
              <w:t>)</w:t>
            </w:r>
          </w:p>
        </w:tc>
      </w:tr>
      <w:tr w:rsidR="007A537B" w:rsidRPr="0085529E" w14:paraId="218B2C30"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305A4F9F" w14:textId="77777777" w:rsidR="007A537B" w:rsidRPr="0085529E" w:rsidRDefault="00781D3C" w:rsidP="00D75CF7">
            <w:pPr>
              <w:pStyle w:val="Table"/>
              <w:spacing w:line="276" w:lineRule="auto"/>
              <w:jc w:val="both"/>
              <w:rPr>
                <w:bCs w:val="0"/>
                <w:sz w:val="24"/>
                <w:szCs w:val="24"/>
              </w:rPr>
            </w:pPr>
            <m:oMathPara>
              <m:oMath>
                <m:r>
                  <m:rPr>
                    <m:sty m:val="p"/>
                  </m:rPr>
                  <w:rPr>
                    <w:rFonts w:ascii="Cambria Math" w:hAnsi="Cambria Math"/>
                    <w:sz w:val="24"/>
                    <w:szCs w:val="24"/>
                  </w:rPr>
                  <m:t>Month</m:t>
                </m:r>
              </m:oMath>
            </m:oMathPara>
          </w:p>
        </w:tc>
        <w:tc>
          <w:tcPr>
            <w:tcW w:w="1224" w:type="dxa"/>
            <w:tcBorders>
              <w:top w:val="single" w:sz="4" w:space="0" w:color="auto"/>
              <w:left w:val="nil"/>
              <w:bottom w:val="single" w:sz="4" w:space="0" w:color="auto"/>
              <w:right w:val="single" w:sz="4" w:space="0" w:color="auto"/>
            </w:tcBorders>
          </w:tcPr>
          <w:p w14:paraId="13AD4D6C" w14:textId="77777777" w:rsidR="007A537B" w:rsidRPr="0085529E" w:rsidRDefault="00853932" w:rsidP="00D75CF7">
            <w:pPr>
              <w:pStyle w:val="Table"/>
              <w:spacing w:line="276" w:lineRule="auto"/>
              <w:rPr>
                <w:b/>
                <w:sz w:val="24"/>
                <w:szCs w:val="24"/>
              </w:rPr>
            </w:pPr>
            <w:r w:rsidRPr="0085529E">
              <w:rPr>
                <w:b/>
                <w:sz w:val="24"/>
                <w:szCs w:val="24"/>
              </w:rPr>
              <w:t xml:space="preserve">-0.147* </w:t>
            </w:r>
            <w:r w:rsidR="007A537B" w:rsidRPr="0085529E">
              <w:rPr>
                <w:b/>
                <w:sz w:val="24"/>
                <w:szCs w:val="24"/>
              </w:rPr>
              <w:t>(</w:t>
            </w:r>
            <w:r w:rsidRPr="0085529E">
              <w:rPr>
                <w:b/>
                <w:sz w:val="24"/>
                <w:szCs w:val="24"/>
              </w:rPr>
              <w:t>0.0</w:t>
            </w:r>
            <w:r w:rsidR="00293512" w:rsidRPr="0085529E">
              <w:rPr>
                <w:b/>
                <w:sz w:val="24"/>
                <w:szCs w:val="24"/>
              </w:rPr>
              <w:t>5</w:t>
            </w:r>
            <w:r w:rsidRPr="0085529E">
              <w:rPr>
                <w:b/>
                <w:sz w:val="24"/>
                <w:szCs w:val="24"/>
              </w:rPr>
              <w:t>1</w:t>
            </w:r>
            <w:r w:rsidR="007A537B" w:rsidRPr="0085529E">
              <w:rPr>
                <w:b/>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7A7FE6B9" w14:textId="77777777" w:rsidR="007A537B" w:rsidRPr="0085529E" w:rsidRDefault="00D943FD" w:rsidP="00D75CF7">
            <w:pPr>
              <w:pStyle w:val="Table"/>
              <w:spacing w:line="276" w:lineRule="auto"/>
              <w:rPr>
                <w:b/>
                <w:sz w:val="24"/>
                <w:szCs w:val="24"/>
              </w:rPr>
            </w:pPr>
            <w:r w:rsidRPr="0085529E">
              <w:rPr>
                <w:b/>
                <w:sz w:val="24"/>
                <w:szCs w:val="24"/>
              </w:rPr>
              <w:t>0.389</w:t>
            </w:r>
          </w:p>
          <w:p w14:paraId="17C333C8" w14:textId="77777777" w:rsidR="007A537B" w:rsidRPr="0085529E" w:rsidRDefault="007A537B" w:rsidP="00D75CF7">
            <w:pPr>
              <w:pStyle w:val="Table"/>
              <w:spacing w:line="276" w:lineRule="auto"/>
              <w:rPr>
                <w:b/>
                <w:sz w:val="24"/>
                <w:szCs w:val="24"/>
              </w:rPr>
            </w:pPr>
            <w:r w:rsidRPr="0085529E">
              <w:rPr>
                <w:b/>
                <w:sz w:val="24"/>
                <w:szCs w:val="24"/>
              </w:rPr>
              <w:t>(0.5</w:t>
            </w:r>
            <w:r w:rsidR="00D943FD" w:rsidRPr="0085529E">
              <w:rPr>
                <w:b/>
                <w:sz w:val="24"/>
                <w:szCs w:val="24"/>
              </w:rPr>
              <w:t>35</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6A63AC7" w14:textId="77777777" w:rsidR="007A537B" w:rsidRPr="0085529E" w:rsidRDefault="007A537B" w:rsidP="00D75CF7">
            <w:pPr>
              <w:pStyle w:val="Table"/>
              <w:spacing w:line="276" w:lineRule="auto"/>
              <w:rPr>
                <w:b/>
                <w:bCs w:val="0"/>
                <w:color w:val="000000" w:themeColor="text1"/>
                <w:sz w:val="24"/>
                <w:szCs w:val="24"/>
              </w:rPr>
            </w:pPr>
            <w:r w:rsidRPr="0085529E">
              <w:rPr>
                <w:b/>
                <w:bCs w:val="0"/>
                <w:color w:val="000000" w:themeColor="text1"/>
                <w:sz w:val="24"/>
                <w:szCs w:val="24"/>
              </w:rPr>
              <w:t>-0.00</w:t>
            </w:r>
            <w:r w:rsidR="00630AE5" w:rsidRPr="0085529E">
              <w:rPr>
                <w:b/>
                <w:bCs w:val="0"/>
                <w:color w:val="000000" w:themeColor="text1"/>
                <w:sz w:val="24"/>
                <w:szCs w:val="24"/>
              </w:rPr>
              <w:t>9**</w:t>
            </w:r>
          </w:p>
          <w:p w14:paraId="2229A3D6" w14:textId="77777777" w:rsidR="007A537B" w:rsidRPr="0085529E" w:rsidRDefault="007A537B" w:rsidP="00D75CF7">
            <w:pPr>
              <w:pStyle w:val="Table"/>
              <w:spacing w:line="276" w:lineRule="auto"/>
              <w:rPr>
                <w:color w:val="000000" w:themeColor="text1"/>
                <w:sz w:val="24"/>
                <w:szCs w:val="24"/>
              </w:rPr>
            </w:pPr>
            <w:r w:rsidRPr="0085529E">
              <w:rPr>
                <w:b/>
                <w:bCs w:val="0"/>
                <w:color w:val="000000" w:themeColor="text1"/>
                <w:sz w:val="24"/>
                <w:szCs w:val="24"/>
              </w:rPr>
              <w:t>(0.003)</w:t>
            </w:r>
          </w:p>
        </w:tc>
        <w:tc>
          <w:tcPr>
            <w:tcW w:w="1224" w:type="dxa"/>
            <w:tcBorders>
              <w:top w:val="nil"/>
              <w:left w:val="nil"/>
              <w:bottom w:val="single" w:sz="4" w:space="0" w:color="auto"/>
              <w:right w:val="single" w:sz="4" w:space="0" w:color="auto"/>
            </w:tcBorders>
            <w:shd w:val="clear" w:color="auto" w:fill="auto"/>
            <w:noWrap/>
            <w:hideMark/>
          </w:tcPr>
          <w:p w14:paraId="327EFD6B" w14:textId="77777777" w:rsidR="007A537B" w:rsidRPr="0085529E" w:rsidRDefault="007A537B" w:rsidP="00D75CF7">
            <w:pPr>
              <w:pStyle w:val="Table"/>
              <w:spacing w:line="276" w:lineRule="auto"/>
              <w:rPr>
                <w:sz w:val="24"/>
                <w:szCs w:val="24"/>
              </w:rPr>
            </w:pPr>
            <w:r w:rsidRPr="0085529E">
              <w:rPr>
                <w:sz w:val="24"/>
                <w:szCs w:val="24"/>
              </w:rPr>
              <w:t>0.00</w:t>
            </w:r>
            <w:r w:rsidR="00156655" w:rsidRPr="0085529E">
              <w:rPr>
                <w:sz w:val="24"/>
                <w:szCs w:val="24"/>
              </w:rPr>
              <w:t>8</w:t>
            </w:r>
          </w:p>
          <w:p w14:paraId="4CCCBFF2" w14:textId="77777777" w:rsidR="007A537B" w:rsidRPr="0085529E" w:rsidRDefault="007A537B" w:rsidP="00D75CF7">
            <w:pPr>
              <w:pStyle w:val="Table"/>
              <w:spacing w:line="276" w:lineRule="auto"/>
              <w:rPr>
                <w:sz w:val="24"/>
                <w:szCs w:val="24"/>
              </w:rPr>
            </w:pPr>
            <w:r w:rsidRPr="0085529E">
              <w:rPr>
                <w:sz w:val="24"/>
                <w:szCs w:val="24"/>
              </w:rPr>
              <w:t>(0.00</w:t>
            </w:r>
            <w:r w:rsidR="00156655" w:rsidRPr="0085529E">
              <w:rPr>
                <w:sz w:val="24"/>
                <w:szCs w:val="24"/>
              </w:rPr>
              <w:t>8</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65EC8B17" w14:textId="77777777" w:rsidR="007A537B" w:rsidRPr="0085529E" w:rsidRDefault="007A537B" w:rsidP="00D75CF7">
            <w:pPr>
              <w:pStyle w:val="Table"/>
              <w:spacing w:line="276" w:lineRule="auto"/>
              <w:rPr>
                <w:sz w:val="24"/>
                <w:szCs w:val="24"/>
              </w:rPr>
            </w:pPr>
            <w:r w:rsidRPr="0085529E">
              <w:rPr>
                <w:sz w:val="24"/>
                <w:szCs w:val="24"/>
              </w:rPr>
              <w:t>0.0</w:t>
            </w:r>
            <w:r w:rsidR="00CA79D2" w:rsidRPr="0085529E">
              <w:rPr>
                <w:sz w:val="24"/>
                <w:szCs w:val="24"/>
              </w:rPr>
              <w:t>38</w:t>
            </w:r>
          </w:p>
          <w:p w14:paraId="3EA0EBF0" w14:textId="77777777" w:rsidR="007A537B" w:rsidRPr="0085529E" w:rsidRDefault="007A537B" w:rsidP="00D75CF7">
            <w:pPr>
              <w:pStyle w:val="Table"/>
              <w:spacing w:line="276" w:lineRule="auto"/>
              <w:rPr>
                <w:sz w:val="24"/>
                <w:szCs w:val="24"/>
              </w:rPr>
            </w:pPr>
            <w:r w:rsidRPr="0085529E">
              <w:rPr>
                <w:sz w:val="24"/>
                <w:szCs w:val="24"/>
              </w:rPr>
              <w:t>(0.0</w:t>
            </w:r>
            <w:r w:rsidR="00CA79D2" w:rsidRPr="0085529E">
              <w:rPr>
                <w:sz w:val="24"/>
                <w:szCs w:val="24"/>
              </w:rPr>
              <w:t>57</w:t>
            </w:r>
            <w:r w:rsidRPr="0085529E">
              <w:rPr>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3E883652" w14:textId="77777777" w:rsidR="007A537B" w:rsidRPr="0085529E" w:rsidRDefault="007A537B" w:rsidP="00D75CF7">
            <w:pPr>
              <w:pStyle w:val="Table"/>
              <w:spacing w:line="276" w:lineRule="auto"/>
              <w:rPr>
                <w:sz w:val="24"/>
                <w:szCs w:val="24"/>
              </w:rPr>
            </w:pPr>
            <w:r w:rsidRPr="0085529E">
              <w:rPr>
                <w:sz w:val="24"/>
                <w:szCs w:val="24"/>
              </w:rPr>
              <w:t>-0.0</w:t>
            </w:r>
            <w:r w:rsidR="004F36F8" w:rsidRPr="0085529E">
              <w:rPr>
                <w:sz w:val="24"/>
                <w:szCs w:val="24"/>
              </w:rPr>
              <w:t>15</w:t>
            </w:r>
          </w:p>
          <w:p w14:paraId="0A98C35B" w14:textId="77777777" w:rsidR="007A537B" w:rsidRPr="0085529E" w:rsidRDefault="007A537B" w:rsidP="00D75CF7">
            <w:pPr>
              <w:pStyle w:val="Table"/>
              <w:spacing w:line="276" w:lineRule="auto"/>
              <w:rPr>
                <w:sz w:val="24"/>
                <w:szCs w:val="24"/>
              </w:rPr>
            </w:pPr>
            <w:r w:rsidRPr="0085529E">
              <w:rPr>
                <w:sz w:val="24"/>
                <w:szCs w:val="24"/>
              </w:rPr>
              <w:t>(0.0</w:t>
            </w:r>
            <w:r w:rsidR="004F36F8" w:rsidRPr="0085529E">
              <w:rPr>
                <w:sz w:val="24"/>
                <w:szCs w:val="24"/>
              </w:rPr>
              <w:t>12</w:t>
            </w:r>
            <w:r w:rsidRPr="0085529E">
              <w:rPr>
                <w:sz w:val="24"/>
                <w:szCs w:val="24"/>
              </w:rPr>
              <w:t>)</w:t>
            </w:r>
          </w:p>
        </w:tc>
      </w:tr>
      <w:tr w:rsidR="007A537B" w:rsidRPr="0085529E" w14:paraId="7701497E"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732AF4C4" w14:textId="77777777" w:rsidR="007A537B" w:rsidRPr="0085529E" w:rsidRDefault="00E3309E" w:rsidP="00D75CF7">
            <w:pPr>
              <w:pStyle w:val="Table"/>
              <w:spacing w:line="276" w:lineRule="auto"/>
              <w:jc w:val="both"/>
              <w:rPr>
                <w:bCs w:val="0"/>
                <w:sz w:val="24"/>
                <w:szCs w:val="24"/>
              </w:rPr>
            </w:pPr>
            <m:oMathPara>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2</m:t>
                    </m:r>
                  </m:sup>
                </m:sSup>
              </m:oMath>
            </m:oMathPara>
          </w:p>
        </w:tc>
        <w:tc>
          <w:tcPr>
            <w:tcW w:w="1224" w:type="dxa"/>
            <w:tcBorders>
              <w:top w:val="single" w:sz="4" w:space="0" w:color="auto"/>
              <w:left w:val="nil"/>
              <w:bottom w:val="single" w:sz="4" w:space="0" w:color="auto"/>
              <w:right w:val="single" w:sz="4" w:space="0" w:color="auto"/>
            </w:tcBorders>
          </w:tcPr>
          <w:p w14:paraId="51FD0068" w14:textId="77777777" w:rsidR="007A537B" w:rsidRPr="0085529E" w:rsidRDefault="008460B4" w:rsidP="00D75CF7">
            <w:pPr>
              <w:pStyle w:val="Table"/>
              <w:spacing w:line="276" w:lineRule="auto"/>
              <w:rPr>
                <w:bCs w:val="0"/>
                <w:sz w:val="24"/>
                <w:szCs w:val="24"/>
              </w:rPr>
            </w:pPr>
            <w:r w:rsidRPr="0085529E">
              <w:rPr>
                <w:bCs w:val="0"/>
                <w:sz w:val="24"/>
                <w:szCs w:val="24"/>
              </w:rPr>
              <w:t xml:space="preserve">-0.001 </w:t>
            </w:r>
            <w:r w:rsidR="007A537B" w:rsidRPr="0085529E">
              <w:rPr>
                <w:bCs w:val="0"/>
                <w:sz w:val="24"/>
                <w:szCs w:val="24"/>
              </w:rPr>
              <w:t>(0.00</w:t>
            </w:r>
            <w:r w:rsidRPr="0085529E">
              <w:rPr>
                <w:bCs w:val="0"/>
                <w:sz w:val="24"/>
                <w:szCs w:val="24"/>
              </w:rPr>
              <w:t>8</w:t>
            </w:r>
            <w:r w:rsidR="007A537B" w:rsidRPr="0085529E">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720583B3" w14:textId="77777777" w:rsidR="007A537B" w:rsidRPr="0085529E" w:rsidRDefault="00D943FD" w:rsidP="00D75CF7">
            <w:pPr>
              <w:pStyle w:val="Table"/>
              <w:spacing w:line="276" w:lineRule="auto"/>
              <w:rPr>
                <w:b/>
                <w:sz w:val="24"/>
                <w:szCs w:val="24"/>
              </w:rPr>
            </w:pPr>
            <w:r w:rsidRPr="0085529E">
              <w:rPr>
                <w:b/>
                <w:sz w:val="24"/>
                <w:szCs w:val="24"/>
              </w:rPr>
              <w:t>0.117</w:t>
            </w:r>
          </w:p>
          <w:p w14:paraId="589A55C6" w14:textId="77777777" w:rsidR="007A537B" w:rsidRPr="0085529E" w:rsidRDefault="007A537B" w:rsidP="00D75CF7">
            <w:pPr>
              <w:pStyle w:val="Table"/>
              <w:spacing w:line="276" w:lineRule="auto"/>
              <w:rPr>
                <w:b/>
                <w:sz w:val="24"/>
                <w:szCs w:val="24"/>
              </w:rPr>
            </w:pPr>
            <w:r w:rsidRPr="0085529E">
              <w:rPr>
                <w:b/>
                <w:sz w:val="24"/>
                <w:szCs w:val="24"/>
              </w:rPr>
              <w:t>(0.0</w:t>
            </w:r>
            <w:r w:rsidR="00D943FD" w:rsidRPr="0085529E">
              <w:rPr>
                <w:b/>
                <w:sz w:val="24"/>
                <w:szCs w:val="24"/>
              </w:rPr>
              <w:t>82</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33D96E90" w14:textId="77777777" w:rsidR="007A537B" w:rsidRPr="0085529E" w:rsidRDefault="007A537B" w:rsidP="00D75CF7">
            <w:pPr>
              <w:pStyle w:val="Table"/>
              <w:spacing w:line="276" w:lineRule="auto"/>
              <w:rPr>
                <w:b/>
                <w:color w:val="000000" w:themeColor="text1"/>
                <w:sz w:val="24"/>
                <w:szCs w:val="24"/>
              </w:rPr>
            </w:pPr>
            <w:r w:rsidRPr="0085529E">
              <w:rPr>
                <w:b/>
                <w:color w:val="000000" w:themeColor="text1"/>
                <w:sz w:val="24"/>
                <w:szCs w:val="24"/>
              </w:rPr>
              <w:t>-0.001*</w:t>
            </w:r>
          </w:p>
          <w:p w14:paraId="377357CA" w14:textId="77777777" w:rsidR="007A537B" w:rsidRPr="0085529E" w:rsidRDefault="007A537B" w:rsidP="00D75CF7">
            <w:pPr>
              <w:pStyle w:val="Table"/>
              <w:spacing w:line="276" w:lineRule="auto"/>
              <w:rPr>
                <w:color w:val="000000" w:themeColor="text1"/>
                <w:sz w:val="24"/>
                <w:szCs w:val="24"/>
              </w:rPr>
            </w:pPr>
            <w:r w:rsidRPr="0085529E">
              <w:rPr>
                <w:b/>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5EFBB32D" w14:textId="77777777" w:rsidR="007A537B" w:rsidRPr="0085529E" w:rsidRDefault="007A537B" w:rsidP="00D75CF7">
            <w:pPr>
              <w:pStyle w:val="Table"/>
              <w:spacing w:line="276" w:lineRule="auto"/>
              <w:rPr>
                <w:sz w:val="24"/>
                <w:szCs w:val="24"/>
              </w:rPr>
            </w:pPr>
            <w:r w:rsidRPr="0085529E">
              <w:rPr>
                <w:sz w:val="24"/>
                <w:szCs w:val="24"/>
              </w:rPr>
              <w:t>0.001</w:t>
            </w:r>
          </w:p>
          <w:p w14:paraId="7915BA88" w14:textId="77777777" w:rsidR="007A537B" w:rsidRPr="0085529E" w:rsidRDefault="007A537B" w:rsidP="00D75CF7">
            <w:pPr>
              <w:pStyle w:val="Table"/>
              <w:spacing w:line="276" w:lineRule="auto"/>
              <w:rPr>
                <w:sz w:val="24"/>
                <w:szCs w:val="24"/>
              </w:rPr>
            </w:pPr>
            <w:r w:rsidRPr="0085529E">
              <w:rPr>
                <w:sz w:val="24"/>
                <w:szCs w:val="24"/>
              </w:rPr>
              <w:t>(0.001)</w:t>
            </w:r>
          </w:p>
        </w:tc>
        <w:tc>
          <w:tcPr>
            <w:tcW w:w="1224" w:type="dxa"/>
            <w:tcBorders>
              <w:top w:val="nil"/>
              <w:left w:val="nil"/>
              <w:bottom w:val="single" w:sz="4" w:space="0" w:color="auto"/>
              <w:right w:val="single" w:sz="4" w:space="0" w:color="auto"/>
            </w:tcBorders>
            <w:shd w:val="clear" w:color="auto" w:fill="auto"/>
            <w:noWrap/>
            <w:hideMark/>
          </w:tcPr>
          <w:p w14:paraId="51A1F6E8" w14:textId="77777777" w:rsidR="007A537B" w:rsidRPr="0085529E" w:rsidRDefault="00CA79D2" w:rsidP="00D75CF7">
            <w:pPr>
              <w:pStyle w:val="Table"/>
              <w:spacing w:line="276" w:lineRule="auto"/>
              <w:rPr>
                <w:sz w:val="24"/>
                <w:szCs w:val="24"/>
              </w:rPr>
            </w:pPr>
            <w:r w:rsidRPr="0085529E">
              <w:rPr>
                <w:sz w:val="24"/>
                <w:szCs w:val="24"/>
              </w:rPr>
              <w:t>0.011</w:t>
            </w:r>
          </w:p>
          <w:p w14:paraId="4D89F3BA" w14:textId="77777777" w:rsidR="007A537B" w:rsidRPr="0085529E" w:rsidRDefault="007A537B" w:rsidP="00D75CF7">
            <w:pPr>
              <w:pStyle w:val="Table"/>
              <w:spacing w:line="276" w:lineRule="auto"/>
              <w:rPr>
                <w:sz w:val="24"/>
                <w:szCs w:val="24"/>
              </w:rPr>
            </w:pPr>
            <w:r w:rsidRPr="0085529E">
              <w:rPr>
                <w:sz w:val="24"/>
                <w:szCs w:val="24"/>
              </w:rPr>
              <w:t>(0.00</w:t>
            </w:r>
            <w:r w:rsidR="001F4408" w:rsidRPr="0085529E">
              <w:rPr>
                <w:sz w:val="24"/>
                <w:szCs w:val="24"/>
              </w:rPr>
              <w:t>9</w:t>
            </w:r>
            <w:r w:rsidRPr="0085529E">
              <w:rPr>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4058116B" w14:textId="77777777" w:rsidR="007A537B" w:rsidRPr="0085529E" w:rsidRDefault="007A537B" w:rsidP="00D75CF7">
            <w:pPr>
              <w:pStyle w:val="Table"/>
              <w:spacing w:line="276" w:lineRule="auto"/>
              <w:rPr>
                <w:sz w:val="24"/>
                <w:szCs w:val="24"/>
              </w:rPr>
            </w:pPr>
            <w:r w:rsidRPr="0085529E">
              <w:rPr>
                <w:sz w:val="24"/>
                <w:szCs w:val="24"/>
              </w:rPr>
              <w:t>-0.001</w:t>
            </w:r>
          </w:p>
          <w:p w14:paraId="0DA11076" w14:textId="77777777" w:rsidR="007A537B" w:rsidRPr="0085529E" w:rsidRDefault="007A537B" w:rsidP="00D75CF7">
            <w:pPr>
              <w:pStyle w:val="Table"/>
              <w:spacing w:line="276" w:lineRule="auto"/>
              <w:rPr>
                <w:sz w:val="24"/>
                <w:szCs w:val="24"/>
              </w:rPr>
            </w:pPr>
            <w:r w:rsidRPr="0085529E">
              <w:rPr>
                <w:sz w:val="24"/>
                <w:szCs w:val="24"/>
              </w:rPr>
              <w:t>(0.001)</w:t>
            </w:r>
          </w:p>
        </w:tc>
      </w:tr>
      <w:tr w:rsidR="007A537B" w:rsidRPr="0085529E" w14:paraId="6ECED2BE"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076D63AF" w14:textId="77777777" w:rsidR="007A537B" w:rsidRPr="0085529E" w:rsidRDefault="00E3309E" w:rsidP="00D75CF7">
            <w:pPr>
              <w:pStyle w:val="Table"/>
              <w:spacing w:line="276" w:lineRule="auto"/>
              <w:jc w:val="both"/>
              <w:rPr>
                <w:bCs w:val="0"/>
                <w:sz w:val="24"/>
                <w:szCs w:val="24"/>
              </w:rPr>
            </w:pPr>
            <m:oMathPara>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3</m:t>
                    </m:r>
                  </m:sup>
                </m:sSup>
              </m:oMath>
            </m:oMathPara>
          </w:p>
        </w:tc>
        <w:tc>
          <w:tcPr>
            <w:tcW w:w="1224" w:type="dxa"/>
            <w:tcBorders>
              <w:top w:val="single" w:sz="4" w:space="0" w:color="auto"/>
              <w:left w:val="nil"/>
              <w:bottom w:val="single" w:sz="4" w:space="0" w:color="auto"/>
              <w:right w:val="single" w:sz="4" w:space="0" w:color="auto"/>
            </w:tcBorders>
          </w:tcPr>
          <w:p w14:paraId="0A95DC43" w14:textId="77777777" w:rsidR="007A537B" w:rsidRPr="0085529E" w:rsidRDefault="007A537B" w:rsidP="00D75CF7">
            <w:pPr>
              <w:pStyle w:val="Table"/>
              <w:spacing w:line="276" w:lineRule="auto"/>
              <w:rPr>
                <w:b/>
                <w:bCs w:val="0"/>
                <w:sz w:val="24"/>
                <w:szCs w:val="24"/>
              </w:rPr>
            </w:pPr>
            <w:r w:rsidRPr="0085529E">
              <w:rPr>
                <w:b/>
                <w:bCs w:val="0"/>
                <w:sz w:val="24"/>
                <w:szCs w:val="24"/>
              </w:rPr>
              <w:t>0.001</w:t>
            </w:r>
            <w:r w:rsidR="009448D2" w:rsidRPr="0085529E">
              <w:rPr>
                <w:b/>
                <w:bCs w:val="0"/>
                <w:sz w:val="24"/>
                <w:szCs w:val="24"/>
              </w:rPr>
              <w:t>*</w:t>
            </w:r>
          </w:p>
          <w:p w14:paraId="322FA5D8" w14:textId="77777777" w:rsidR="007A537B" w:rsidRPr="0085529E" w:rsidRDefault="007A537B" w:rsidP="00D75CF7">
            <w:pPr>
              <w:pStyle w:val="Table"/>
              <w:spacing w:line="276" w:lineRule="auto"/>
              <w:rPr>
                <w:sz w:val="24"/>
                <w:szCs w:val="24"/>
              </w:rPr>
            </w:pPr>
            <w:r w:rsidRPr="0085529E">
              <w:rPr>
                <w:b/>
                <w:bCs w:val="0"/>
                <w:sz w:val="24"/>
                <w:szCs w:val="24"/>
              </w:rPr>
              <w:t>(&lt;0.001)</w:t>
            </w:r>
          </w:p>
        </w:tc>
        <w:tc>
          <w:tcPr>
            <w:tcW w:w="1224" w:type="dxa"/>
            <w:tcBorders>
              <w:top w:val="nil"/>
              <w:left w:val="single" w:sz="4" w:space="0" w:color="auto"/>
              <w:bottom w:val="single" w:sz="4" w:space="0" w:color="auto"/>
              <w:right w:val="single" w:sz="4" w:space="0" w:color="auto"/>
            </w:tcBorders>
            <w:shd w:val="clear" w:color="auto" w:fill="auto"/>
            <w:noWrap/>
            <w:hideMark/>
          </w:tcPr>
          <w:p w14:paraId="68FA2F73" w14:textId="77777777" w:rsidR="007A537B" w:rsidRPr="0085529E" w:rsidRDefault="007A537B" w:rsidP="00D75CF7">
            <w:pPr>
              <w:pStyle w:val="Table"/>
              <w:spacing w:line="276" w:lineRule="auto"/>
              <w:rPr>
                <w:sz w:val="24"/>
                <w:szCs w:val="24"/>
              </w:rPr>
            </w:pPr>
            <w:r w:rsidRPr="0085529E">
              <w:rPr>
                <w:sz w:val="24"/>
                <w:szCs w:val="24"/>
              </w:rPr>
              <w:t>0.006</w:t>
            </w:r>
          </w:p>
          <w:p w14:paraId="60FB42C4" w14:textId="77777777" w:rsidR="007A537B" w:rsidRPr="0085529E" w:rsidRDefault="007A537B" w:rsidP="00D75CF7">
            <w:pPr>
              <w:pStyle w:val="Table"/>
              <w:spacing w:line="276" w:lineRule="auto"/>
              <w:rPr>
                <w:sz w:val="24"/>
                <w:szCs w:val="24"/>
              </w:rPr>
            </w:pPr>
            <w:r w:rsidRPr="0085529E">
              <w:rPr>
                <w:sz w:val="24"/>
                <w:szCs w:val="24"/>
              </w:rPr>
              <w:t>(0.00</w:t>
            </w:r>
            <w:r w:rsidR="00D943FD" w:rsidRPr="0085529E">
              <w:rPr>
                <w:sz w:val="24"/>
                <w:szCs w:val="24"/>
              </w:rPr>
              <w:t>4</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223D39F0" w14:textId="77777777" w:rsidR="007A537B" w:rsidRPr="0085529E" w:rsidRDefault="007A537B" w:rsidP="00D75CF7">
            <w:pPr>
              <w:pStyle w:val="Table"/>
              <w:spacing w:line="276" w:lineRule="auto"/>
              <w:rPr>
                <w:b/>
                <w:color w:val="000000" w:themeColor="text1"/>
                <w:sz w:val="24"/>
                <w:szCs w:val="24"/>
              </w:rPr>
            </w:pPr>
            <w:r w:rsidRPr="0085529E">
              <w:rPr>
                <w:b/>
                <w:color w:val="000000" w:themeColor="text1"/>
                <w:sz w:val="24"/>
                <w:szCs w:val="24"/>
              </w:rPr>
              <w:t>&lt;-0.001*</w:t>
            </w:r>
          </w:p>
          <w:p w14:paraId="21E472C6" w14:textId="77777777" w:rsidR="007A537B" w:rsidRPr="0085529E" w:rsidRDefault="007A537B" w:rsidP="00D75CF7">
            <w:pPr>
              <w:pStyle w:val="Table"/>
              <w:spacing w:line="276" w:lineRule="auto"/>
              <w:rPr>
                <w:color w:val="000000" w:themeColor="text1"/>
                <w:sz w:val="24"/>
                <w:szCs w:val="24"/>
              </w:rPr>
            </w:pPr>
            <w:r w:rsidRPr="0085529E">
              <w:rPr>
                <w:b/>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5413CD73" w14:textId="77777777" w:rsidR="007A537B" w:rsidRPr="0085529E" w:rsidRDefault="007A537B" w:rsidP="00D75CF7">
            <w:pPr>
              <w:pStyle w:val="Table"/>
              <w:spacing w:line="276" w:lineRule="auto"/>
              <w:rPr>
                <w:sz w:val="24"/>
                <w:szCs w:val="24"/>
              </w:rPr>
            </w:pPr>
            <w:r w:rsidRPr="0085529E">
              <w:rPr>
                <w:sz w:val="24"/>
                <w:szCs w:val="24"/>
              </w:rPr>
              <w:t>&lt;0.001</w:t>
            </w:r>
          </w:p>
          <w:p w14:paraId="16BDA579" w14:textId="77777777" w:rsidR="007A537B" w:rsidRPr="0085529E" w:rsidRDefault="007A537B" w:rsidP="00D75CF7">
            <w:pPr>
              <w:pStyle w:val="Table"/>
              <w:spacing w:line="276" w:lineRule="auto"/>
              <w:rPr>
                <w:sz w:val="24"/>
                <w:szCs w:val="24"/>
              </w:rPr>
            </w:pPr>
            <w:r w:rsidRPr="0085529E">
              <w:rPr>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0481CDA1" w14:textId="77777777" w:rsidR="007A537B" w:rsidRPr="0085529E" w:rsidRDefault="007A537B" w:rsidP="00D75CF7">
            <w:pPr>
              <w:pStyle w:val="Table"/>
              <w:spacing w:line="276" w:lineRule="auto"/>
              <w:rPr>
                <w:sz w:val="24"/>
                <w:szCs w:val="24"/>
              </w:rPr>
            </w:pPr>
            <w:r w:rsidRPr="0085529E">
              <w:rPr>
                <w:sz w:val="24"/>
                <w:szCs w:val="24"/>
              </w:rPr>
              <w:t>&lt;0.001</w:t>
            </w:r>
          </w:p>
          <w:p w14:paraId="02BA5596" w14:textId="77777777" w:rsidR="007A537B" w:rsidRPr="0085529E" w:rsidRDefault="007A537B" w:rsidP="00D75CF7">
            <w:pPr>
              <w:pStyle w:val="Table"/>
              <w:spacing w:line="276" w:lineRule="auto"/>
              <w:rPr>
                <w:sz w:val="24"/>
                <w:szCs w:val="24"/>
              </w:rPr>
            </w:pPr>
            <w:r w:rsidRPr="0085529E">
              <w:rPr>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41720288" w14:textId="77777777" w:rsidR="007A537B" w:rsidRPr="0085529E" w:rsidRDefault="007A537B" w:rsidP="00D75CF7">
            <w:pPr>
              <w:pStyle w:val="Table"/>
              <w:spacing w:line="276" w:lineRule="auto"/>
              <w:rPr>
                <w:sz w:val="24"/>
                <w:szCs w:val="24"/>
              </w:rPr>
            </w:pPr>
            <w:r w:rsidRPr="0085529E">
              <w:rPr>
                <w:sz w:val="24"/>
                <w:szCs w:val="24"/>
              </w:rPr>
              <w:t>&lt;0.001</w:t>
            </w:r>
          </w:p>
          <w:p w14:paraId="4DD7E73C" w14:textId="77777777" w:rsidR="007A537B" w:rsidRPr="0085529E" w:rsidRDefault="007A537B" w:rsidP="00D75CF7">
            <w:pPr>
              <w:pStyle w:val="Table"/>
              <w:spacing w:line="276" w:lineRule="auto"/>
              <w:rPr>
                <w:sz w:val="24"/>
                <w:szCs w:val="24"/>
              </w:rPr>
            </w:pPr>
            <w:r w:rsidRPr="0085529E">
              <w:rPr>
                <w:sz w:val="24"/>
                <w:szCs w:val="24"/>
              </w:rPr>
              <w:t>(&lt;0.001)</w:t>
            </w:r>
          </w:p>
        </w:tc>
      </w:tr>
      <w:tr w:rsidR="007A537B" w:rsidRPr="0085529E" w14:paraId="52DD9BE2"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0F77BD16" w14:textId="77777777" w:rsidR="007A537B" w:rsidRPr="0085529E" w:rsidRDefault="00781D3C" w:rsidP="00D75CF7">
            <w:pPr>
              <w:pStyle w:val="Table"/>
              <w:spacing w:line="276" w:lineRule="auto"/>
              <w:jc w:val="left"/>
              <w:rPr>
                <w:sz w:val="24"/>
                <w:szCs w:val="24"/>
              </w:rPr>
            </w:pPr>
            <m:oMath>
              <m:r>
                <m:rPr>
                  <m:sty m:val="p"/>
                </m:rPr>
                <w:rPr>
                  <w:rFonts w:ascii="Cambria Math" w:hAnsi="Cambria Math"/>
                  <w:sz w:val="24"/>
                  <w:szCs w:val="24"/>
                </w:rPr>
                <m:t>Month</m:t>
              </m:r>
            </m:oMath>
            <w:r w:rsidR="007A537B" w:rsidRPr="0085529E">
              <w:rPr>
                <w:sz w:val="24"/>
                <w:szCs w:val="24"/>
              </w:rPr>
              <w:t xml:space="preserve"> </w:t>
            </w:r>
            <m:oMath>
              <m:r>
                <m:rPr>
                  <m:sty m:val="p"/>
                </m:rPr>
                <w:rPr>
                  <w:rFonts w:ascii="Cambria Math" w:hAnsi="Cambria Math"/>
                  <w:sz w:val="24"/>
                  <w:szCs w:val="24"/>
                </w:rPr>
                <m:t>×</m:t>
              </m:r>
            </m:oMath>
            <w:r w:rsidR="007A537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7F9DA46B" w14:textId="77777777" w:rsidR="007A537B" w:rsidRPr="0085529E" w:rsidRDefault="00604EC0" w:rsidP="00D75CF7">
            <w:pPr>
              <w:pStyle w:val="Table"/>
              <w:spacing w:line="276" w:lineRule="auto"/>
              <w:rPr>
                <w:bCs w:val="0"/>
                <w:sz w:val="24"/>
                <w:szCs w:val="24"/>
              </w:rPr>
            </w:pPr>
            <w:r w:rsidRPr="0085529E">
              <w:rPr>
                <w:bCs w:val="0"/>
                <w:sz w:val="24"/>
                <w:szCs w:val="24"/>
              </w:rPr>
              <w:t>0.100</w:t>
            </w:r>
          </w:p>
          <w:p w14:paraId="5DB99C3F" w14:textId="77777777" w:rsidR="007A537B" w:rsidRPr="0085529E" w:rsidRDefault="007A537B" w:rsidP="00D75CF7">
            <w:pPr>
              <w:pStyle w:val="Table"/>
              <w:spacing w:line="276" w:lineRule="auto"/>
              <w:rPr>
                <w:bCs w:val="0"/>
                <w:sz w:val="24"/>
                <w:szCs w:val="24"/>
              </w:rPr>
            </w:pPr>
            <w:r w:rsidRPr="0085529E">
              <w:rPr>
                <w:bCs w:val="0"/>
                <w:sz w:val="24"/>
                <w:szCs w:val="24"/>
              </w:rPr>
              <w:t>(0.0</w:t>
            </w:r>
            <w:r w:rsidR="00604EC0" w:rsidRPr="0085529E">
              <w:rPr>
                <w:bCs w:val="0"/>
                <w:sz w:val="24"/>
                <w:szCs w:val="24"/>
              </w:rPr>
              <w:t>53</w:t>
            </w:r>
            <w:r w:rsidRPr="0085529E">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34AC14FF" w14:textId="77777777" w:rsidR="007A537B" w:rsidRPr="0085529E" w:rsidRDefault="00D943FD" w:rsidP="00D75CF7">
            <w:pPr>
              <w:pStyle w:val="Table"/>
              <w:spacing w:line="276" w:lineRule="auto"/>
              <w:rPr>
                <w:sz w:val="24"/>
                <w:szCs w:val="24"/>
              </w:rPr>
            </w:pPr>
            <w:r w:rsidRPr="0085529E">
              <w:rPr>
                <w:sz w:val="24"/>
                <w:szCs w:val="24"/>
              </w:rPr>
              <w:t>-1</w:t>
            </w:r>
            <w:r w:rsidR="007A537B" w:rsidRPr="0085529E">
              <w:rPr>
                <w:sz w:val="24"/>
                <w:szCs w:val="24"/>
              </w:rPr>
              <w:t>.</w:t>
            </w:r>
            <w:r w:rsidRPr="0085529E">
              <w:rPr>
                <w:sz w:val="24"/>
                <w:szCs w:val="24"/>
              </w:rPr>
              <w:t>074</w:t>
            </w:r>
          </w:p>
          <w:p w14:paraId="48AE5AFF" w14:textId="77777777" w:rsidR="007A537B" w:rsidRPr="0085529E" w:rsidRDefault="007A537B" w:rsidP="00D75CF7">
            <w:pPr>
              <w:pStyle w:val="Table"/>
              <w:spacing w:line="276" w:lineRule="auto"/>
              <w:rPr>
                <w:sz w:val="24"/>
                <w:szCs w:val="24"/>
              </w:rPr>
            </w:pPr>
            <w:r w:rsidRPr="0085529E">
              <w:rPr>
                <w:sz w:val="24"/>
                <w:szCs w:val="24"/>
              </w:rPr>
              <w:t>(0.</w:t>
            </w:r>
            <w:r w:rsidR="00D943FD" w:rsidRPr="0085529E">
              <w:rPr>
                <w:sz w:val="24"/>
                <w:szCs w:val="24"/>
              </w:rPr>
              <w:t>552</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63E5B2BD" w14:textId="77777777" w:rsidR="007A537B" w:rsidRPr="0085529E" w:rsidRDefault="00630AE5" w:rsidP="00D75CF7">
            <w:pPr>
              <w:pStyle w:val="Table"/>
              <w:spacing w:line="276" w:lineRule="auto"/>
              <w:rPr>
                <w:b/>
                <w:bCs w:val="0"/>
                <w:color w:val="000000" w:themeColor="text1"/>
                <w:sz w:val="24"/>
                <w:szCs w:val="24"/>
              </w:rPr>
            </w:pPr>
            <w:r w:rsidRPr="0085529E">
              <w:rPr>
                <w:b/>
                <w:bCs w:val="0"/>
                <w:color w:val="000000" w:themeColor="text1"/>
                <w:sz w:val="24"/>
                <w:szCs w:val="24"/>
              </w:rPr>
              <w:t>0.007*</w:t>
            </w:r>
          </w:p>
          <w:p w14:paraId="7E06EF26" w14:textId="77777777" w:rsidR="007A537B" w:rsidRPr="0085529E" w:rsidRDefault="007A537B" w:rsidP="00D75CF7">
            <w:pPr>
              <w:pStyle w:val="Table"/>
              <w:spacing w:line="276" w:lineRule="auto"/>
              <w:rPr>
                <w:color w:val="000000" w:themeColor="text1"/>
                <w:sz w:val="24"/>
                <w:szCs w:val="24"/>
              </w:rPr>
            </w:pPr>
            <w:r w:rsidRPr="0085529E">
              <w:rPr>
                <w:b/>
                <w:bCs w:val="0"/>
                <w:color w:val="000000" w:themeColor="text1"/>
                <w:sz w:val="24"/>
                <w:szCs w:val="24"/>
              </w:rPr>
              <w:t>(0.00</w:t>
            </w:r>
            <w:r w:rsidR="00630AE5" w:rsidRPr="0085529E">
              <w:rPr>
                <w:b/>
                <w:bCs w:val="0"/>
                <w:color w:val="000000" w:themeColor="text1"/>
                <w:sz w:val="24"/>
                <w:szCs w:val="24"/>
              </w:rPr>
              <w:t>3</w:t>
            </w:r>
            <w:r w:rsidRPr="0085529E">
              <w:rPr>
                <w:b/>
                <w:bCs w:val="0"/>
                <w:color w:val="000000" w:themeColor="text1"/>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6B11739F" w14:textId="77777777" w:rsidR="007A537B" w:rsidRPr="0085529E" w:rsidRDefault="007A537B" w:rsidP="00D75CF7">
            <w:pPr>
              <w:pStyle w:val="Table"/>
              <w:spacing w:line="276" w:lineRule="auto"/>
              <w:rPr>
                <w:sz w:val="24"/>
                <w:szCs w:val="24"/>
              </w:rPr>
            </w:pPr>
            <w:r w:rsidRPr="0085529E">
              <w:rPr>
                <w:sz w:val="24"/>
                <w:szCs w:val="24"/>
              </w:rPr>
              <w:t>-0.01</w:t>
            </w:r>
            <w:r w:rsidR="005647E8" w:rsidRPr="0085529E">
              <w:rPr>
                <w:sz w:val="24"/>
                <w:szCs w:val="24"/>
              </w:rPr>
              <w:t>2</w:t>
            </w:r>
          </w:p>
          <w:p w14:paraId="178D8D7B" w14:textId="77777777" w:rsidR="007A537B" w:rsidRPr="0085529E" w:rsidRDefault="007A537B" w:rsidP="00D75CF7">
            <w:pPr>
              <w:pStyle w:val="Table"/>
              <w:spacing w:line="276" w:lineRule="auto"/>
              <w:rPr>
                <w:sz w:val="24"/>
                <w:szCs w:val="24"/>
              </w:rPr>
            </w:pPr>
            <w:r w:rsidRPr="0085529E">
              <w:rPr>
                <w:sz w:val="24"/>
                <w:szCs w:val="24"/>
              </w:rPr>
              <w:t>(0.009)</w:t>
            </w:r>
          </w:p>
        </w:tc>
        <w:tc>
          <w:tcPr>
            <w:tcW w:w="1224" w:type="dxa"/>
            <w:tcBorders>
              <w:top w:val="nil"/>
              <w:left w:val="nil"/>
              <w:bottom w:val="single" w:sz="4" w:space="0" w:color="auto"/>
              <w:right w:val="single" w:sz="4" w:space="0" w:color="auto"/>
            </w:tcBorders>
            <w:shd w:val="clear" w:color="auto" w:fill="auto"/>
            <w:noWrap/>
            <w:hideMark/>
          </w:tcPr>
          <w:p w14:paraId="2C795EC2" w14:textId="77777777" w:rsidR="007A537B" w:rsidRPr="0085529E" w:rsidRDefault="007A537B" w:rsidP="00D75CF7">
            <w:pPr>
              <w:pStyle w:val="Table"/>
              <w:spacing w:line="276" w:lineRule="auto"/>
              <w:rPr>
                <w:bCs w:val="0"/>
                <w:sz w:val="24"/>
                <w:szCs w:val="24"/>
              </w:rPr>
            </w:pPr>
            <w:r w:rsidRPr="0085529E">
              <w:rPr>
                <w:bCs w:val="0"/>
                <w:sz w:val="24"/>
                <w:szCs w:val="24"/>
              </w:rPr>
              <w:t>-0.</w:t>
            </w:r>
            <w:r w:rsidR="001F4408" w:rsidRPr="0085529E">
              <w:rPr>
                <w:bCs w:val="0"/>
                <w:sz w:val="24"/>
                <w:szCs w:val="24"/>
              </w:rPr>
              <w:t>069</w:t>
            </w:r>
          </w:p>
          <w:p w14:paraId="4734FF5C" w14:textId="77777777" w:rsidR="007A537B" w:rsidRPr="0085529E" w:rsidRDefault="007A537B" w:rsidP="00D75CF7">
            <w:pPr>
              <w:pStyle w:val="Table"/>
              <w:spacing w:line="276" w:lineRule="auto"/>
              <w:rPr>
                <w:bCs w:val="0"/>
                <w:sz w:val="24"/>
                <w:szCs w:val="24"/>
              </w:rPr>
            </w:pPr>
            <w:r w:rsidRPr="0085529E">
              <w:rPr>
                <w:bCs w:val="0"/>
                <w:sz w:val="24"/>
                <w:szCs w:val="24"/>
              </w:rPr>
              <w:t>(0.0</w:t>
            </w:r>
            <w:r w:rsidR="001F4408" w:rsidRPr="0085529E">
              <w:rPr>
                <w:bCs w:val="0"/>
                <w:sz w:val="24"/>
                <w:szCs w:val="24"/>
              </w:rPr>
              <w:t>58</w:t>
            </w:r>
            <w:r w:rsidRPr="0085529E">
              <w:rPr>
                <w:bCs w:val="0"/>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57353FD1" w14:textId="77777777" w:rsidR="007A537B" w:rsidRPr="0085529E" w:rsidRDefault="004F36F8" w:rsidP="00D75CF7">
            <w:pPr>
              <w:pStyle w:val="Table"/>
              <w:spacing w:line="276" w:lineRule="auto"/>
              <w:rPr>
                <w:sz w:val="24"/>
                <w:szCs w:val="24"/>
              </w:rPr>
            </w:pPr>
            <w:r w:rsidRPr="0085529E">
              <w:rPr>
                <w:sz w:val="24"/>
                <w:szCs w:val="24"/>
              </w:rPr>
              <w:t>0.019</w:t>
            </w:r>
          </w:p>
          <w:p w14:paraId="30DE1523" w14:textId="77777777" w:rsidR="007A537B" w:rsidRPr="0085529E" w:rsidRDefault="007A537B" w:rsidP="00D75CF7">
            <w:pPr>
              <w:pStyle w:val="Table"/>
              <w:spacing w:line="276" w:lineRule="auto"/>
              <w:rPr>
                <w:sz w:val="24"/>
                <w:szCs w:val="24"/>
              </w:rPr>
            </w:pPr>
            <w:r w:rsidRPr="0085529E">
              <w:rPr>
                <w:sz w:val="24"/>
                <w:szCs w:val="24"/>
              </w:rPr>
              <w:t>(0.01</w:t>
            </w:r>
            <w:r w:rsidR="004F36F8" w:rsidRPr="0085529E">
              <w:rPr>
                <w:sz w:val="24"/>
                <w:szCs w:val="24"/>
              </w:rPr>
              <w:t>4</w:t>
            </w:r>
            <w:r w:rsidRPr="0085529E">
              <w:rPr>
                <w:sz w:val="24"/>
                <w:szCs w:val="24"/>
              </w:rPr>
              <w:t>)</w:t>
            </w:r>
          </w:p>
        </w:tc>
      </w:tr>
      <w:tr w:rsidR="007A537B" w:rsidRPr="0085529E" w14:paraId="776579C4"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1AB20179" w14:textId="77777777" w:rsidR="007A537B" w:rsidRPr="0085529E" w:rsidRDefault="00E3309E" w:rsidP="00D75CF7">
            <w:pPr>
              <w:pStyle w:val="Table"/>
              <w:spacing w:line="276" w:lineRule="auto"/>
              <w:jc w:val="left"/>
              <w:rPr>
                <w:sz w:val="24"/>
                <w:szCs w:val="24"/>
              </w:rPr>
            </w:pPr>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2</m:t>
                  </m:r>
                </m:sup>
              </m:sSup>
              <m:r>
                <m:rPr>
                  <m:sty m:val="p"/>
                </m:rPr>
                <w:rPr>
                  <w:rFonts w:ascii="Cambria Math" w:hAnsi="Cambria Math"/>
                  <w:sz w:val="24"/>
                  <w:szCs w:val="24"/>
                </w:rPr>
                <m:t xml:space="preserve"> ×</m:t>
              </m:r>
            </m:oMath>
            <w:r w:rsidR="007A537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39EF46AA" w14:textId="77777777" w:rsidR="007A537B" w:rsidRPr="0085529E" w:rsidRDefault="007A537B" w:rsidP="00D75CF7">
            <w:pPr>
              <w:pStyle w:val="Table"/>
              <w:spacing w:line="276" w:lineRule="auto"/>
              <w:rPr>
                <w:bCs w:val="0"/>
                <w:sz w:val="24"/>
                <w:szCs w:val="24"/>
              </w:rPr>
            </w:pPr>
            <w:r w:rsidRPr="0085529E">
              <w:rPr>
                <w:bCs w:val="0"/>
                <w:sz w:val="24"/>
                <w:szCs w:val="24"/>
              </w:rPr>
              <w:t>0.0</w:t>
            </w:r>
            <w:r w:rsidR="00604EC0" w:rsidRPr="0085529E">
              <w:rPr>
                <w:bCs w:val="0"/>
                <w:sz w:val="24"/>
                <w:szCs w:val="24"/>
              </w:rPr>
              <w:t>0</w:t>
            </w:r>
            <w:r w:rsidRPr="0085529E">
              <w:rPr>
                <w:bCs w:val="0"/>
                <w:sz w:val="24"/>
                <w:szCs w:val="24"/>
              </w:rPr>
              <w:t>5</w:t>
            </w:r>
          </w:p>
          <w:p w14:paraId="2B76BB14" w14:textId="77777777" w:rsidR="007A537B" w:rsidRPr="0085529E" w:rsidRDefault="007A537B" w:rsidP="00D75CF7">
            <w:pPr>
              <w:pStyle w:val="Table"/>
              <w:spacing w:line="276" w:lineRule="auto"/>
              <w:rPr>
                <w:bCs w:val="0"/>
                <w:sz w:val="24"/>
                <w:szCs w:val="24"/>
              </w:rPr>
            </w:pPr>
            <w:r w:rsidRPr="0085529E">
              <w:rPr>
                <w:bCs w:val="0"/>
                <w:sz w:val="24"/>
                <w:szCs w:val="24"/>
              </w:rPr>
              <w:t>(0.0</w:t>
            </w:r>
            <w:r w:rsidR="00604EC0" w:rsidRPr="0085529E">
              <w:rPr>
                <w:bCs w:val="0"/>
                <w:sz w:val="24"/>
                <w:szCs w:val="24"/>
              </w:rPr>
              <w:t>09</w:t>
            </w:r>
            <w:r w:rsidRPr="0085529E">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04F3C782" w14:textId="77777777" w:rsidR="007A537B" w:rsidRPr="0085529E" w:rsidRDefault="00D943FD" w:rsidP="00D75CF7">
            <w:pPr>
              <w:pStyle w:val="Table"/>
              <w:spacing w:line="276" w:lineRule="auto"/>
              <w:rPr>
                <w:b/>
                <w:sz w:val="24"/>
                <w:szCs w:val="24"/>
              </w:rPr>
            </w:pPr>
            <w:r w:rsidRPr="0085529E">
              <w:rPr>
                <w:b/>
                <w:sz w:val="24"/>
                <w:szCs w:val="24"/>
              </w:rPr>
              <w:t>-0.067</w:t>
            </w:r>
          </w:p>
          <w:p w14:paraId="17398685" w14:textId="77777777" w:rsidR="007A537B" w:rsidRPr="0085529E" w:rsidRDefault="007A537B" w:rsidP="00D75CF7">
            <w:pPr>
              <w:pStyle w:val="Table"/>
              <w:spacing w:line="276" w:lineRule="auto"/>
              <w:rPr>
                <w:sz w:val="24"/>
                <w:szCs w:val="24"/>
              </w:rPr>
            </w:pPr>
            <w:r w:rsidRPr="0085529E">
              <w:rPr>
                <w:b/>
                <w:sz w:val="24"/>
                <w:szCs w:val="24"/>
              </w:rPr>
              <w:t>(0.</w:t>
            </w:r>
            <w:r w:rsidR="00D943FD" w:rsidRPr="0085529E">
              <w:rPr>
                <w:b/>
                <w:sz w:val="24"/>
                <w:szCs w:val="24"/>
              </w:rPr>
              <w:t>082</w:t>
            </w:r>
            <w:r w:rsidRPr="0085529E">
              <w:rPr>
                <w:b/>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14EA49F3" w14:textId="77777777" w:rsidR="007A537B" w:rsidRPr="0085529E" w:rsidRDefault="007A537B" w:rsidP="00D75CF7">
            <w:pPr>
              <w:pStyle w:val="Table"/>
              <w:spacing w:line="276" w:lineRule="auto"/>
              <w:rPr>
                <w:b/>
                <w:color w:val="000000" w:themeColor="text1"/>
                <w:sz w:val="24"/>
                <w:szCs w:val="24"/>
              </w:rPr>
            </w:pPr>
            <w:r w:rsidRPr="0085529E">
              <w:rPr>
                <w:b/>
                <w:color w:val="000000" w:themeColor="text1"/>
                <w:sz w:val="24"/>
                <w:szCs w:val="24"/>
              </w:rPr>
              <w:t>0.00</w:t>
            </w:r>
            <w:r w:rsidR="00630AE5" w:rsidRPr="0085529E">
              <w:rPr>
                <w:b/>
                <w:color w:val="000000" w:themeColor="text1"/>
                <w:sz w:val="24"/>
                <w:szCs w:val="24"/>
              </w:rPr>
              <w:t>1*</w:t>
            </w:r>
            <w:r w:rsidRPr="0085529E">
              <w:rPr>
                <w:b/>
                <w:color w:val="000000" w:themeColor="text1"/>
                <w:sz w:val="24"/>
                <w:szCs w:val="24"/>
              </w:rPr>
              <w:t>*</w:t>
            </w:r>
          </w:p>
          <w:p w14:paraId="7B23BA81" w14:textId="77777777" w:rsidR="007A537B" w:rsidRPr="0085529E" w:rsidRDefault="007A537B" w:rsidP="00D75CF7">
            <w:pPr>
              <w:pStyle w:val="Table"/>
              <w:spacing w:line="276" w:lineRule="auto"/>
              <w:rPr>
                <w:color w:val="000000" w:themeColor="text1"/>
                <w:sz w:val="24"/>
                <w:szCs w:val="24"/>
              </w:rPr>
            </w:pPr>
            <w:r w:rsidRPr="0085529E">
              <w:rPr>
                <w:b/>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24B6CECA" w14:textId="77777777" w:rsidR="007A537B" w:rsidRPr="0085529E" w:rsidRDefault="005647E8" w:rsidP="00D75CF7">
            <w:pPr>
              <w:pStyle w:val="Table"/>
              <w:spacing w:line="276" w:lineRule="auto"/>
              <w:rPr>
                <w:sz w:val="24"/>
                <w:szCs w:val="24"/>
              </w:rPr>
            </w:pPr>
            <w:r w:rsidRPr="0085529E">
              <w:rPr>
                <w:sz w:val="24"/>
                <w:szCs w:val="24"/>
              </w:rPr>
              <w:t>-</w:t>
            </w:r>
            <w:r w:rsidR="007A537B" w:rsidRPr="0085529E">
              <w:rPr>
                <w:sz w:val="24"/>
                <w:szCs w:val="24"/>
              </w:rPr>
              <w:t>0.00</w:t>
            </w:r>
            <w:r w:rsidRPr="0085529E">
              <w:rPr>
                <w:sz w:val="24"/>
                <w:szCs w:val="24"/>
              </w:rPr>
              <w:t>1</w:t>
            </w:r>
          </w:p>
          <w:p w14:paraId="1427F2D4" w14:textId="77777777" w:rsidR="007A537B" w:rsidRPr="0085529E" w:rsidRDefault="007A537B" w:rsidP="00D75CF7">
            <w:pPr>
              <w:pStyle w:val="Table"/>
              <w:spacing w:line="276" w:lineRule="auto"/>
              <w:rPr>
                <w:sz w:val="24"/>
                <w:szCs w:val="24"/>
              </w:rPr>
            </w:pPr>
            <w:r w:rsidRPr="0085529E">
              <w:rPr>
                <w:sz w:val="24"/>
                <w:szCs w:val="24"/>
              </w:rPr>
              <w:t>(0.00</w:t>
            </w:r>
            <w:r w:rsidR="005647E8" w:rsidRPr="0085529E">
              <w:rPr>
                <w:sz w:val="24"/>
                <w:szCs w:val="24"/>
              </w:rPr>
              <w:t>1</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5B9B6184" w14:textId="77777777" w:rsidR="007A537B" w:rsidRPr="0085529E" w:rsidRDefault="001F4408" w:rsidP="00D75CF7">
            <w:pPr>
              <w:pStyle w:val="Table"/>
              <w:spacing w:line="276" w:lineRule="auto"/>
              <w:rPr>
                <w:bCs w:val="0"/>
                <w:sz w:val="24"/>
                <w:szCs w:val="24"/>
              </w:rPr>
            </w:pPr>
            <w:r w:rsidRPr="0085529E">
              <w:rPr>
                <w:bCs w:val="0"/>
                <w:sz w:val="24"/>
                <w:szCs w:val="24"/>
              </w:rPr>
              <w:t>-0.009</w:t>
            </w:r>
          </w:p>
          <w:p w14:paraId="72F8EF20" w14:textId="77777777" w:rsidR="007A537B" w:rsidRPr="0085529E" w:rsidRDefault="007A537B" w:rsidP="00D75CF7">
            <w:pPr>
              <w:pStyle w:val="Table"/>
              <w:spacing w:line="276" w:lineRule="auto"/>
              <w:rPr>
                <w:bCs w:val="0"/>
                <w:sz w:val="24"/>
                <w:szCs w:val="24"/>
              </w:rPr>
            </w:pPr>
            <w:r w:rsidRPr="0085529E">
              <w:rPr>
                <w:bCs w:val="0"/>
                <w:sz w:val="24"/>
                <w:szCs w:val="24"/>
              </w:rPr>
              <w:t>(0.00</w:t>
            </w:r>
            <w:r w:rsidR="001F4408" w:rsidRPr="0085529E">
              <w:rPr>
                <w:bCs w:val="0"/>
                <w:sz w:val="24"/>
                <w:szCs w:val="24"/>
              </w:rPr>
              <w:t>9</w:t>
            </w:r>
            <w:r w:rsidRPr="0085529E">
              <w:rPr>
                <w:bCs w:val="0"/>
                <w:sz w:val="24"/>
                <w:szCs w:val="24"/>
              </w:rPr>
              <w:t>)</w:t>
            </w:r>
          </w:p>
        </w:tc>
        <w:tc>
          <w:tcPr>
            <w:tcW w:w="1260" w:type="dxa"/>
            <w:tcBorders>
              <w:top w:val="nil"/>
              <w:left w:val="nil"/>
              <w:bottom w:val="single" w:sz="4" w:space="0" w:color="auto"/>
              <w:right w:val="single" w:sz="4" w:space="0" w:color="auto"/>
            </w:tcBorders>
            <w:shd w:val="clear" w:color="auto" w:fill="auto"/>
            <w:noWrap/>
            <w:hideMark/>
          </w:tcPr>
          <w:p w14:paraId="52FA8739" w14:textId="77777777" w:rsidR="007A537B" w:rsidRPr="0085529E" w:rsidRDefault="007A537B" w:rsidP="00D75CF7">
            <w:pPr>
              <w:pStyle w:val="Table"/>
              <w:spacing w:line="276" w:lineRule="auto"/>
              <w:rPr>
                <w:sz w:val="24"/>
                <w:szCs w:val="24"/>
              </w:rPr>
            </w:pPr>
            <w:r w:rsidRPr="0085529E">
              <w:rPr>
                <w:sz w:val="24"/>
                <w:szCs w:val="24"/>
              </w:rPr>
              <w:t>0.003</w:t>
            </w:r>
          </w:p>
          <w:p w14:paraId="7022856C" w14:textId="77777777" w:rsidR="007A537B" w:rsidRPr="0085529E" w:rsidRDefault="007A537B" w:rsidP="00D75CF7">
            <w:pPr>
              <w:pStyle w:val="Table"/>
              <w:spacing w:line="276" w:lineRule="auto"/>
              <w:rPr>
                <w:sz w:val="24"/>
                <w:szCs w:val="24"/>
              </w:rPr>
            </w:pPr>
            <w:r w:rsidRPr="0085529E">
              <w:rPr>
                <w:sz w:val="24"/>
                <w:szCs w:val="24"/>
              </w:rPr>
              <w:t>(0.002)</w:t>
            </w:r>
          </w:p>
        </w:tc>
      </w:tr>
      <w:tr w:rsidR="007A537B" w:rsidRPr="0085529E" w14:paraId="20B15EB9"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0AFD4606" w14:textId="77777777" w:rsidR="007A537B" w:rsidRPr="0085529E" w:rsidRDefault="00E3309E" w:rsidP="00D75CF7">
            <w:pPr>
              <w:pStyle w:val="Table"/>
              <w:spacing w:line="276" w:lineRule="auto"/>
              <w:jc w:val="left"/>
              <w:rPr>
                <w:sz w:val="24"/>
                <w:szCs w:val="24"/>
              </w:rPr>
            </w:pPr>
            <m:oMath>
              <m:sSup>
                <m:sSupPr>
                  <m:ctrlPr>
                    <w:rPr>
                      <w:rFonts w:ascii="Cambria Math" w:hAnsi="Cambria Math"/>
                      <w:bCs w:val="0"/>
                      <w:sz w:val="24"/>
                      <w:szCs w:val="24"/>
                    </w:rPr>
                  </m:ctrlPr>
                </m:sSupPr>
                <m:e>
                  <m:r>
                    <m:rPr>
                      <m:sty m:val="p"/>
                    </m:rPr>
                    <w:rPr>
                      <w:rFonts w:ascii="Cambria Math" w:hAnsi="Cambria Math"/>
                      <w:sz w:val="24"/>
                      <w:szCs w:val="24"/>
                    </w:rPr>
                    <m:t>Month</m:t>
                  </m:r>
                </m:e>
                <m:sup>
                  <m:r>
                    <m:rPr>
                      <m:sty m:val="p"/>
                    </m:rPr>
                    <w:rPr>
                      <w:rFonts w:ascii="Cambria Math" w:hAnsi="Cambria Math"/>
                      <w:sz w:val="24"/>
                      <w:szCs w:val="24"/>
                    </w:rPr>
                    <m:t>3</m:t>
                  </m:r>
                </m:sup>
              </m:sSup>
              <m:r>
                <m:rPr>
                  <m:sty m:val="p"/>
                </m:rPr>
                <w:rPr>
                  <w:rFonts w:ascii="Cambria Math" w:hAnsi="Cambria Math"/>
                  <w:sz w:val="24"/>
                  <w:szCs w:val="24"/>
                </w:rPr>
                <m:t xml:space="preserve"> ×</m:t>
              </m:r>
            </m:oMath>
            <w:r w:rsidR="007A537B" w:rsidRPr="0085529E">
              <w:rPr>
                <w:sz w:val="24"/>
                <w:szCs w:val="24"/>
              </w:rPr>
              <w:t xml:space="preserve"> After_Policy</w:t>
            </w:r>
          </w:p>
        </w:tc>
        <w:tc>
          <w:tcPr>
            <w:tcW w:w="1224" w:type="dxa"/>
            <w:tcBorders>
              <w:top w:val="single" w:sz="4" w:space="0" w:color="auto"/>
              <w:left w:val="nil"/>
              <w:bottom w:val="single" w:sz="4" w:space="0" w:color="auto"/>
              <w:right w:val="single" w:sz="4" w:space="0" w:color="auto"/>
            </w:tcBorders>
          </w:tcPr>
          <w:p w14:paraId="3174045C" w14:textId="77777777" w:rsidR="007A537B" w:rsidRPr="0085529E" w:rsidRDefault="007A537B" w:rsidP="00D75CF7">
            <w:pPr>
              <w:pStyle w:val="Table"/>
              <w:spacing w:line="276" w:lineRule="auto"/>
              <w:rPr>
                <w:bCs w:val="0"/>
                <w:sz w:val="24"/>
                <w:szCs w:val="24"/>
              </w:rPr>
            </w:pPr>
            <w:r w:rsidRPr="0085529E">
              <w:rPr>
                <w:bCs w:val="0"/>
                <w:sz w:val="24"/>
                <w:szCs w:val="24"/>
              </w:rPr>
              <w:t>-0.00</w:t>
            </w:r>
            <w:r w:rsidR="00604EC0" w:rsidRPr="0085529E">
              <w:rPr>
                <w:bCs w:val="0"/>
                <w:sz w:val="24"/>
                <w:szCs w:val="24"/>
              </w:rPr>
              <w:t>1</w:t>
            </w:r>
          </w:p>
          <w:p w14:paraId="4AD80F65" w14:textId="77777777" w:rsidR="007A537B" w:rsidRPr="0085529E" w:rsidRDefault="007A537B" w:rsidP="00D75CF7">
            <w:pPr>
              <w:pStyle w:val="Table"/>
              <w:spacing w:line="276" w:lineRule="auto"/>
              <w:rPr>
                <w:bCs w:val="0"/>
                <w:sz w:val="24"/>
                <w:szCs w:val="24"/>
              </w:rPr>
            </w:pPr>
            <w:r w:rsidRPr="0085529E">
              <w:rPr>
                <w:bCs w:val="0"/>
                <w:sz w:val="24"/>
                <w:szCs w:val="24"/>
              </w:rPr>
              <w:t>(0.00</w:t>
            </w:r>
            <w:r w:rsidR="00604EC0" w:rsidRPr="0085529E">
              <w:rPr>
                <w:bCs w:val="0"/>
                <w:sz w:val="24"/>
                <w:szCs w:val="24"/>
              </w:rPr>
              <w:t>3</w:t>
            </w:r>
            <w:r w:rsidRPr="0085529E">
              <w:rPr>
                <w:bCs w:val="0"/>
                <w:sz w:val="24"/>
                <w:szCs w:val="24"/>
              </w:rPr>
              <w:t>)</w:t>
            </w:r>
          </w:p>
        </w:tc>
        <w:tc>
          <w:tcPr>
            <w:tcW w:w="1224" w:type="dxa"/>
            <w:tcBorders>
              <w:top w:val="nil"/>
              <w:left w:val="single" w:sz="4" w:space="0" w:color="auto"/>
              <w:bottom w:val="single" w:sz="4" w:space="0" w:color="auto"/>
              <w:right w:val="single" w:sz="4" w:space="0" w:color="auto"/>
            </w:tcBorders>
            <w:shd w:val="clear" w:color="auto" w:fill="auto"/>
            <w:noWrap/>
            <w:hideMark/>
          </w:tcPr>
          <w:p w14:paraId="5DD36497" w14:textId="77777777" w:rsidR="007A537B" w:rsidRPr="0085529E" w:rsidRDefault="007A537B" w:rsidP="00D75CF7">
            <w:pPr>
              <w:pStyle w:val="Table"/>
              <w:spacing w:line="276" w:lineRule="auto"/>
              <w:rPr>
                <w:sz w:val="24"/>
                <w:szCs w:val="24"/>
              </w:rPr>
            </w:pPr>
            <w:r w:rsidRPr="0085529E">
              <w:rPr>
                <w:sz w:val="24"/>
                <w:szCs w:val="24"/>
              </w:rPr>
              <w:t>-0.</w:t>
            </w:r>
            <w:r w:rsidR="00D943FD" w:rsidRPr="0085529E">
              <w:rPr>
                <w:sz w:val="24"/>
                <w:szCs w:val="24"/>
              </w:rPr>
              <w:t>007</w:t>
            </w:r>
          </w:p>
          <w:p w14:paraId="11C6D8F6" w14:textId="77777777" w:rsidR="007A537B" w:rsidRPr="0085529E" w:rsidRDefault="007A537B" w:rsidP="00D75CF7">
            <w:pPr>
              <w:pStyle w:val="Table"/>
              <w:spacing w:line="276" w:lineRule="auto"/>
              <w:rPr>
                <w:sz w:val="24"/>
                <w:szCs w:val="24"/>
              </w:rPr>
            </w:pPr>
            <w:r w:rsidRPr="0085529E">
              <w:rPr>
                <w:sz w:val="24"/>
                <w:szCs w:val="24"/>
              </w:rPr>
              <w:t>(0.0</w:t>
            </w:r>
            <w:r w:rsidR="00D943FD" w:rsidRPr="0085529E">
              <w:rPr>
                <w:sz w:val="24"/>
                <w:szCs w:val="24"/>
              </w:rPr>
              <w:t>04</w:t>
            </w:r>
            <w:r w:rsidRPr="0085529E">
              <w:rPr>
                <w:sz w:val="24"/>
                <w:szCs w:val="24"/>
              </w:rPr>
              <w:t>)</w:t>
            </w:r>
          </w:p>
        </w:tc>
        <w:tc>
          <w:tcPr>
            <w:tcW w:w="1224" w:type="dxa"/>
            <w:tcBorders>
              <w:top w:val="nil"/>
              <w:left w:val="nil"/>
              <w:bottom w:val="single" w:sz="4" w:space="0" w:color="auto"/>
              <w:right w:val="single" w:sz="4" w:space="0" w:color="auto"/>
            </w:tcBorders>
            <w:shd w:val="clear" w:color="auto" w:fill="auto"/>
            <w:noWrap/>
            <w:hideMark/>
          </w:tcPr>
          <w:p w14:paraId="147E229F" w14:textId="77777777" w:rsidR="007A537B" w:rsidRPr="0085529E" w:rsidRDefault="007A537B" w:rsidP="00D75CF7">
            <w:pPr>
              <w:pStyle w:val="Table"/>
              <w:spacing w:line="276" w:lineRule="auto"/>
              <w:rPr>
                <w:b/>
                <w:bCs w:val="0"/>
                <w:color w:val="000000" w:themeColor="text1"/>
                <w:sz w:val="24"/>
                <w:szCs w:val="24"/>
              </w:rPr>
            </w:pPr>
            <w:r w:rsidRPr="0085529E">
              <w:rPr>
                <w:b/>
                <w:bCs w:val="0"/>
                <w:color w:val="000000" w:themeColor="text1"/>
                <w:sz w:val="24"/>
                <w:szCs w:val="24"/>
              </w:rPr>
              <w:t>&lt;0.001</w:t>
            </w:r>
            <w:r w:rsidR="00630AE5" w:rsidRPr="0085529E">
              <w:rPr>
                <w:b/>
                <w:bCs w:val="0"/>
                <w:color w:val="000000" w:themeColor="text1"/>
                <w:sz w:val="24"/>
                <w:szCs w:val="24"/>
              </w:rPr>
              <w:t>*</w:t>
            </w:r>
          </w:p>
          <w:p w14:paraId="4602EBA7" w14:textId="77777777" w:rsidR="007A537B" w:rsidRPr="0085529E" w:rsidRDefault="007A537B" w:rsidP="00D75CF7">
            <w:pPr>
              <w:pStyle w:val="Table"/>
              <w:spacing w:line="276" w:lineRule="auto"/>
              <w:rPr>
                <w:color w:val="000000" w:themeColor="text1"/>
                <w:sz w:val="24"/>
                <w:szCs w:val="24"/>
              </w:rPr>
            </w:pPr>
            <w:r w:rsidRPr="0085529E">
              <w:rPr>
                <w:b/>
                <w:bCs w:val="0"/>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791740DA" w14:textId="77777777" w:rsidR="007A537B" w:rsidRPr="0085529E" w:rsidRDefault="007A537B" w:rsidP="00D75CF7">
            <w:pPr>
              <w:pStyle w:val="Table"/>
              <w:spacing w:line="276" w:lineRule="auto"/>
              <w:rPr>
                <w:sz w:val="24"/>
                <w:szCs w:val="24"/>
              </w:rPr>
            </w:pPr>
            <w:r w:rsidRPr="0085529E">
              <w:rPr>
                <w:sz w:val="24"/>
                <w:szCs w:val="24"/>
              </w:rPr>
              <w:t>&lt;0.001</w:t>
            </w:r>
          </w:p>
          <w:p w14:paraId="0C1FED93" w14:textId="77777777" w:rsidR="007A537B" w:rsidRPr="0085529E" w:rsidRDefault="007A537B" w:rsidP="00D75CF7">
            <w:pPr>
              <w:pStyle w:val="Table"/>
              <w:spacing w:line="276" w:lineRule="auto"/>
              <w:rPr>
                <w:sz w:val="24"/>
                <w:szCs w:val="24"/>
              </w:rPr>
            </w:pPr>
            <w:r w:rsidRPr="0085529E">
              <w:rPr>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3FE9D5FA" w14:textId="77777777" w:rsidR="007A537B" w:rsidRPr="0085529E" w:rsidRDefault="007A537B" w:rsidP="00D75CF7">
            <w:pPr>
              <w:pStyle w:val="Table"/>
              <w:spacing w:line="276" w:lineRule="auto"/>
              <w:rPr>
                <w:bCs w:val="0"/>
                <w:sz w:val="24"/>
                <w:szCs w:val="24"/>
              </w:rPr>
            </w:pPr>
            <w:r w:rsidRPr="0085529E">
              <w:rPr>
                <w:bCs w:val="0"/>
                <w:sz w:val="24"/>
                <w:szCs w:val="24"/>
              </w:rPr>
              <w:t>-0.00</w:t>
            </w:r>
            <w:r w:rsidR="001F4408" w:rsidRPr="0085529E">
              <w:rPr>
                <w:bCs w:val="0"/>
                <w:sz w:val="24"/>
                <w:szCs w:val="24"/>
              </w:rPr>
              <w:t>1</w:t>
            </w:r>
          </w:p>
          <w:p w14:paraId="08C2ACCB" w14:textId="77777777" w:rsidR="007A537B" w:rsidRPr="0085529E" w:rsidRDefault="007A537B" w:rsidP="00D75CF7">
            <w:pPr>
              <w:pStyle w:val="Table"/>
              <w:spacing w:line="276" w:lineRule="auto"/>
              <w:rPr>
                <w:bCs w:val="0"/>
                <w:sz w:val="24"/>
                <w:szCs w:val="24"/>
              </w:rPr>
            </w:pPr>
            <w:r w:rsidRPr="0085529E">
              <w:rPr>
                <w:bCs w:val="0"/>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2F6B9A79" w14:textId="77777777" w:rsidR="007A537B" w:rsidRPr="0085529E" w:rsidRDefault="007A537B" w:rsidP="00D75CF7">
            <w:pPr>
              <w:pStyle w:val="Table"/>
              <w:spacing w:line="276" w:lineRule="auto"/>
              <w:rPr>
                <w:sz w:val="24"/>
                <w:szCs w:val="24"/>
              </w:rPr>
            </w:pPr>
            <w:r w:rsidRPr="0085529E">
              <w:rPr>
                <w:sz w:val="24"/>
                <w:szCs w:val="24"/>
              </w:rPr>
              <w:t>&lt;0.001</w:t>
            </w:r>
          </w:p>
          <w:p w14:paraId="4E11ECAC" w14:textId="77777777" w:rsidR="007A537B" w:rsidRPr="0085529E" w:rsidRDefault="007A537B" w:rsidP="00D75CF7">
            <w:pPr>
              <w:pStyle w:val="Table"/>
              <w:spacing w:line="276" w:lineRule="auto"/>
              <w:rPr>
                <w:sz w:val="24"/>
                <w:szCs w:val="24"/>
              </w:rPr>
            </w:pPr>
            <w:r w:rsidRPr="0085529E">
              <w:rPr>
                <w:sz w:val="24"/>
                <w:szCs w:val="24"/>
              </w:rPr>
              <w:t>(&lt;0.001)</w:t>
            </w:r>
          </w:p>
        </w:tc>
      </w:tr>
      <w:tr w:rsidR="007A537B" w:rsidRPr="0085529E" w14:paraId="51CCA37C" w14:textId="77777777" w:rsidTr="00E3309E">
        <w:trPr>
          <w:trHeight w:val="20"/>
        </w:trPr>
        <w:tc>
          <w:tcPr>
            <w:tcW w:w="1255" w:type="dxa"/>
            <w:tcBorders>
              <w:top w:val="nil"/>
              <w:left w:val="single" w:sz="4" w:space="0" w:color="auto"/>
              <w:bottom w:val="single" w:sz="4" w:space="0" w:color="auto"/>
              <w:right w:val="single" w:sz="4" w:space="0" w:color="auto"/>
            </w:tcBorders>
            <w:shd w:val="clear" w:color="auto" w:fill="auto"/>
            <w:noWrap/>
            <w:hideMark/>
          </w:tcPr>
          <w:p w14:paraId="4F8BA9AF" w14:textId="77777777" w:rsidR="007A537B" w:rsidRPr="0085529E" w:rsidRDefault="007A537B" w:rsidP="00D75CF7">
            <w:pPr>
              <w:pStyle w:val="Table"/>
              <w:spacing w:line="276" w:lineRule="auto"/>
              <w:jc w:val="left"/>
              <w:rPr>
                <w:sz w:val="24"/>
                <w:szCs w:val="24"/>
              </w:rPr>
            </w:pPr>
            <w:r w:rsidRPr="0085529E">
              <w:rPr>
                <w:sz w:val="24"/>
                <w:szCs w:val="24"/>
              </w:rPr>
              <w:t>F-stat</w:t>
            </w:r>
          </w:p>
          <w:p w14:paraId="3BF98D8B" w14:textId="77777777" w:rsidR="007A537B" w:rsidRPr="0085529E" w:rsidRDefault="007A537B" w:rsidP="00D75CF7">
            <w:pPr>
              <w:pStyle w:val="Table"/>
              <w:spacing w:line="276" w:lineRule="auto"/>
              <w:jc w:val="left"/>
              <w:rPr>
                <w:sz w:val="24"/>
                <w:szCs w:val="24"/>
              </w:rPr>
            </w:pPr>
            <w:r w:rsidRPr="0085529E">
              <w:rPr>
                <w:sz w:val="24"/>
                <w:szCs w:val="24"/>
              </w:rPr>
              <w:t>[p-value]</w:t>
            </w:r>
          </w:p>
        </w:tc>
        <w:tc>
          <w:tcPr>
            <w:tcW w:w="1224" w:type="dxa"/>
            <w:tcBorders>
              <w:top w:val="single" w:sz="4" w:space="0" w:color="auto"/>
              <w:left w:val="nil"/>
              <w:bottom w:val="single" w:sz="4" w:space="0" w:color="auto"/>
              <w:right w:val="single" w:sz="4" w:space="0" w:color="auto"/>
            </w:tcBorders>
          </w:tcPr>
          <w:p w14:paraId="6FB7E7B5" w14:textId="77777777" w:rsidR="007A537B" w:rsidRPr="0085529E" w:rsidRDefault="006825BD" w:rsidP="00D75CF7">
            <w:pPr>
              <w:pStyle w:val="Table"/>
              <w:spacing w:line="276" w:lineRule="auto"/>
              <w:rPr>
                <w:sz w:val="24"/>
                <w:szCs w:val="24"/>
              </w:rPr>
            </w:pPr>
            <w:r w:rsidRPr="0085529E">
              <w:rPr>
                <w:sz w:val="24"/>
                <w:szCs w:val="24"/>
              </w:rPr>
              <w:t>74.55</w:t>
            </w:r>
          </w:p>
          <w:p w14:paraId="7D40FF44" w14:textId="77777777" w:rsidR="007A537B" w:rsidRPr="0085529E" w:rsidRDefault="007A537B" w:rsidP="00D75CF7">
            <w:pPr>
              <w:pStyle w:val="Table"/>
              <w:spacing w:line="276" w:lineRule="auto"/>
              <w:rPr>
                <w:sz w:val="24"/>
                <w:szCs w:val="24"/>
              </w:rPr>
            </w:pPr>
            <w:r w:rsidRPr="0085529E">
              <w:rPr>
                <w:sz w:val="24"/>
                <w:szCs w:val="24"/>
              </w:rPr>
              <w:t>[&lt;0.001]</w:t>
            </w:r>
          </w:p>
        </w:tc>
        <w:tc>
          <w:tcPr>
            <w:tcW w:w="1224" w:type="dxa"/>
            <w:tcBorders>
              <w:top w:val="nil"/>
              <w:left w:val="single" w:sz="4" w:space="0" w:color="auto"/>
              <w:bottom w:val="single" w:sz="4" w:space="0" w:color="auto"/>
              <w:right w:val="single" w:sz="4" w:space="0" w:color="auto"/>
            </w:tcBorders>
            <w:shd w:val="clear" w:color="auto" w:fill="auto"/>
            <w:noWrap/>
            <w:hideMark/>
          </w:tcPr>
          <w:p w14:paraId="418DBEED" w14:textId="77777777" w:rsidR="007A537B" w:rsidRPr="0085529E" w:rsidRDefault="00D943FD" w:rsidP="00D75CF7">
            <w:pPr>
              <w:pStyle w:val="Table"/>
              <w:spacing w:line="276" w:lineRule="auto"/>
              <w:rPr>
                <w:sz w:val="24"/>
                <w:szCs w:val="24"/>
              </w:rPr>
            </w:pPr>
            <w:r w:rsidRPr="0085529E">
              <w:rPr>
                <w:sz w:val="24"/>
                <w:szCs w:val="24"/>
              </w:rPr>
              <w:t>94.71</w:t>
            </w:r>
          </w:p>
          <w:p w14:paraId="75E2613C" w14:textId="77777777" w:rsidR="007A537B" w:rsidRPr="0085529E" w:rsidRDefault="007A537B" w:rsidP="00D75CF7">
            <w:pPr>
              <w:pStyle w:val="Table"/>
              <w:spacing w:line="276" w:lineRule="auto"/>
              <w:rPr>
                <w:sz w:val="24"/>
                <w:szCs w:val="24"/>
              </w:rPr>
            </w:pPr>
            <w:r w:rsidRPr="0085529E">
              <w:rPr>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08B94485" w14:textId="77777777" w:rsidR="007A537B" w:rsidRPr="0085529E" w:rsidRDefault="00630AE5" w:rsidP="00D75CF7">
            <w:pPr>
              <w:pStyle w:val="Table"/>
              <w:spacing w:line="276" w:lineRule="auto"/>
              <w:rPr>
                <w:color w:val="000000" w:themeColor="text1"/>
                <w:sz w:val="24"/>
                <w:szCs w:val="24"/>
              </w:rPr>
            </w:pPr>
            <w:r w:rsidRPr="0085529E">
              <w:rPr>
                <w:color w:val="000000" w:themeColor="text1"/>
                <w:sz w:val="24"/>
                <w:szCs w:val="24"/>
              </w:rPr>
              <w:t>6.853</w:t>
            </w:r>
          </w:p>
          <w:p w14:paraId="46865066" w14:textId="77777777" w:rsidR="007A537B" w:rsidRPr="0085529E" w:rsidRDefault="007A537B" w:rsidP="00D75CF7">
            <w:pPr>
              <w:pStyle w:val="Table"/>
              <w:spacing w:line="276" w:lineRule="auto"/>
              <w:rPr>
                <w:color w:val="000000" w:themeColor="text1"/>
                <w:sz w:val="24"/>
                <w:szCs w:val="24"/>
              </w:rPr>
            </w:pPr>
            <w:r w:rsidRPr="0085529E">
              <w:rPr>
                <w:color w:val="000000" w:themeColor="text1"/>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29C727BB" w14:textId="77777777" w:rsidR="007A537B" w:rsidRPr="0085529E" w:rsidRDefault="005647E8" w:rsidP="00D75CF7">
            <w:pPr>
              <w:pStyle w:val="Table"/>
              <w:spacing w:line="276" w:lineRule="auto"/>
              <w:rPr>
                <w:sz w:val="24"/>
                <w:szCs w:val="24"/>
              </w:rPr>
            </w:pPr>
            <w:r w:rsidRPr="0085529E">
              <w:rPr>
                <w:sz w:val="24"/>
                <w:szCs w:val="24"/>
              </w:rPr>
              <w:t>93.39</w:t>
            </w:r>
          </w:p>
          <w:p w14:paraId="584C0022" w14:textId="77777777" w:rsidR="007A537B" w:rsidRPr="0085529E" w:rsidRDefault="007A537B" w:rsidP="00D75CF7">
            <w:pPr>
              <w:pStyle w:val="Table"/>
              <w:spacing w:line="276" w:lineRule="auto"/>
              <w:rPr>
                <w:sz w:val="24"/>
                <w:szCs w:val="24"/>
              </w:rPr>
            </w:pPr>
            <w:r w:rsidRPr="0085529E">
              <w:rPr>
                <w:sz w:val="24"/>
                <w:szCs w:val="24"/>
              </w:rPr>
              <w:t>[&lt;0.001]</w:t>
            </w:r>
          </w:p>
        </w:tc>
        <w:tc>
          <w:tcPr>
            <w:tcW w:w="1224" w:type="dxa"/>
            <w:tcBorders>
              <w:top w:val="nil"/>
              <w:left w:val="nil"/>
              <w:bottom w:val="single" w:sz="4" w:space="0" w:color="auto"/>
              <w:right w:val="single" w:sz="4" w:space="0" w:color="auto"/>
            </w:tcBorders>
            <w:shd w:val="clear" w:color="auto" w:fill="auto"/>
            <w:noWrap/>
            <w:hideMark/>
          </w:tcPr>
          <w:p w14:paraId="76ADF1F6" w14:textId="77777777" w:rsidR="007A537B" w:rsidRPr="0085529E" w:rsidRDefault="001F4408" w:rsidP="00D75CF7">
            <w:pPr>
              <w:pStyle w:val="Table"/>
              <w:spacing w:line="276" w:lineRule="auto"/>
              <w:rPr>
                <w:sz w:val="24"/>
                <w:szCs w:val="24"/>
              </w:rPr>
            </w:pPr>
            <w:r w:rsidRPr="0085529E">
              <w:rPr>
                <w:sz w:val="24"/>
                <w:szCs w:val="24"/>
              </w:rPr>
              <w:t>16.22</w:t>
            </w:r>
          </w:p>
          <w:p w14:paraId="0A2873DD" w14:textId="77777777" w:rsidR="007A537B" w:rsidRPr="0085529E" w:rsidRDefault="007A537B" w:rsidP="00D75CF7">
            <w:pPr>
              <w:pStyle w:val="Table"/>
              <w:spacing w:line="276" w:lineRule="auto"/>
              <w:rPr>
                <w:sz w:val="24"/>
                <w:szCs w:val="24"/>
              </w:rPr>
            </w:pPr>
            <w:r w:rsidRPr="0085529E">
              <w:rPr>
                <w:sz w:val="24"/>
                <w:szCs w:val="24"/>
              </w:rPr>
              <w:t>[&lt;0.001]</w:t>
            </w:r>
          </w:p>
        </w:tc>
        <w:tc>
          <w:tcPr>
            <w:tcW w:w="1260" w:type="dxa"/>
            <w:tcBorders>
              <w:top w:val="nil"/>
              <w:left w:val="nil"/>
              <w:bottom w:val="single" w:sz="4" w:space="0" w:color="auto"/>
              <w:right w:val="single" w:sz="4" w:space="0" w:color="auto"/>
            </w:tcBorders>
            <w:shd w:val="clear" w:color="auto" w:fill="auto"/>
            <w:noWrap/>
            <w:hideMark/>
          </w:tcPr>
          <w:p w14:paraId="4CF1A4C0" w14:textId="77777777" w:rsidR="007A537B" w:rsidRPr="0085529E" w:rsidRDefault="004F36F8" w:rsidP="00D75CF7">
            <w:pPr>
              <w:pStyle w:val="Table"/>
              <w:spacing w:line="276" w:lineRule="auto"/>
              <w:rPr>
                <w:sz w:val="24"/>
                <w:szCs w:val="24"/>
              </w:rPr>
            </w:pPr>
            <w:r w:rsidRPr="0085529E">
              <w:rPr>
                <w:sz w:val="24"/>
                <w:szCs w:val="24"/>
              </w:rPr>
              <w:t>14.54</w:t>
            </w:r>
          </w:p>
          <w:p w14:paraId="6D4A2DD1" w14:textId="77777777" w:rsidR="007A537B" w:rsidRPr="0085529E" w:rsidRDefault="007A537B" w:rsidP="00D75CF7">
            <w:pPr>
              <w:pStyle w:val="Table"/>
              <w:spacing w:line="276" w:lineRule="auto"/>
              <w:rPr>
                <w:sz w:val="24"/>
                <w:szCs w:val="24"/>
              </w:rPr>
            </w:pPr>
            <w:r w:rsidRPr="0085529E">
              <w:rPr>
                <w:sz w:val="24"/>
                <w:szCs w:val="24"/>
              </w:rPr>
              <w:t>[&lt;0.001]</w:t>
            </w:r>
          </w:p>
        </w:tc>
      </w:tr>
    </w:tbl>
    <w:p w14:paraId="32A8AFED" w14:textId="77777777" w:rsidR="00682EE4" w:rsidRPr="0085529E" w:rsidRDefault="00682EE4" w:rsidP="00D75CF7">
      <w:pPr>
        <w:tabs>
          <w:tab w:val="left" w:pos="720"/>
        </w:tabs>
        <w:autoSpaceDE w:val="0"/>
        <w:autoSpaceDN w:val="0"/>
        <w:adjustRightInd w:val="0"/>
        <w:spacing w:line="276" w:lineRule="auto"/>
        <w:rPr>
          <w:i/>
          <w:iCs/>
        </w:rPr>
      </w:pPr>
    </w:p>
    <w:p w14:paraId="0C71F5CF" w14:textId="77777777" w:rsidR="00B5646B" w:rsidRPr="0085529E" w:rsidRDefault="00B5646B" w:rsidP="00D75CF7">
      <w:pPr>
        <w:tabs>
          <w:tab w:val="left" w:pos="720"/>
        </w:tabs>
        <w:autoSpaceDE w:val="0"/>
        <w:autoSpaceDN w:val="0"/>
        <w:adjustRightInd w:val="0"/>
        <w:spacing w:line="276" w:lineRule="auto"/>
        <w:rPr>
          <w:i/>
          <w:iCs/>
        </w:rPr>
      </w:pPr>
    </w:p>
    <w:p w14:paraId="0AEFD075" w14:textId="77777777" w:rsidR="00EA41A5" w:rsidRPr="0085529E" w:rsidRDefault="00EA41A5" w:rsidP="00DC731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5.1</w:t>
      </w:r>
      <w:r w:rsidR="007E03DC" w:rsidRPr="0085529E">
        <w:rPr>
          <w:i/>
          <w:iCs/>
        </w:rPr>
        <w:t>.</w:t>
      </w:r>
      <w:r w:rsidRPr="0085529E">
        <w:rPr>
          <w:i/>
          <w:iCs/>
        </w:rPr>
        <w:t xml:space="preserve"> Any control variables used in specification 2?</w:t>
      </w:r>
    </w:p>
    <w:p w14:paraId="2D1CCC35" w14:textId="77777777" w:rsidR="00255492" w:rsidRPr="0085529E" w:rsidRDefault="00255492" w:rsidP="00D75CF7">
      <w:pPr>
        <w:tabs>
          <w:tab w:val="left" w:pos="720"/>
        </w:tabs>
        <w:autoSpaceDE w:val="0"/>
        <w:autoSpaceDN w:val="0"/>
        <w:adjustRightInd w:val="0"/>
        <w:spacing w:line="276" w:lineRule="auto"/>
        <w:rPr>
          <w:b/>
          <w:bCs/>
        </w:rPr>
      </w:pPr>
      <w:r w:rsidRPr="0085529E">
        <w:rPr>
          <w:b/>
          <w:bCs/>
        </w:rPr>
        <w:t xml:space="preserve">Authors’ Response: </w:t>
      </w:r>
    </w:p>
    <w:p w14:paraId="44D2CD78" w14:textId="77777777" w:rsidR="00255492" w:rsidRPr="0085529E" w:rsidRDefault="00255492" w:rsidP="00D75CF7">
      <w:pPr>
        <w:tabs>
          <w:tab w:val="left" w:pos="720"/>
        </w:tabs>
        <w:autoSpaceDE w:val="0"/>
        <w:autoSpaceDN w:val="0"/>
        <w:adjustRightInd w:val="0"/>
        <w:spacing w:line="276" w:lineRule="auto"/>
      </w:pPr>
      <w:r w:rsidRPr="0085529E">
        <w:t xml:space="preserve">Thank you for your comment.  </w:t>
      </w:r>
    </w:p>
    <w:p w14:paraId="6621419E" w14:textId="77777777" w:rsidR="00255492" w:rsidRPr="0085529E" w:rsidRDefault="00255492" w:rsidP="00D75CF7">
      <w:pPr>
        <w:tabs>
          <w:tab w:val="left" w:pos="720"/>
        </w:tabs>
        <w:autoSpaceDE w:val="0"/>
        <w:autoSpaceDN w:val="0"/>
        <w:adjustRightInd w:val="0"/>
        <w:spacing w:line="276" w:lineRule="auto"/>
        <w:rPr>
          <w:i/>
          <w:iCs/>
        </w:rPr>
      </w:pPr>
    </w:p>
    <w:p w14:paraId="24DF401D" w14:textId="77777777" w:rsidR="00EA41A5" w:rsidRPr="0085529E" w:rsidRDefault="00EA41A5" w:rsidP="00DC731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5.2</w:t>
      </w:r>
      <w:r w:rsidR="007E03DC" w:rsidRPr="0085529E">
        <w:rPr>
          <w:i/>
          <w:iCs/>
        </w:rPr>
        <w:t>.</w:t>
      </w:r>
      <w:r w:rsidRPr="0085529E">
        <w:rPr>
          <w:i/>
          <w:iCs/>
        </w:rPr>
        <w:t xml:space="preserve"> Any control variables used in specification 3?</w:t>
      </w:r>
    </w:p>
    <w:p w14:paraId="23AB59BA" w14:textId="77777777" w:rsidR="00255492" w:rsidRPr="0085529E" w:rsidRDefault="00255492" w:rsidP="00D75CF7">
      <w:pPr>
        <w:tabs>
          <w:tab w:val="left" w:pos="720"/>
        </w:tabs>
        <w:autoSpaceDE w:val="0"/>
        <w:autoSpaceDN w:val="0"/>
        <w:adjustRightInd w:val="0"/>
        <w:spacing w:line="276" w:lineRule="auto"/>
        <w:rPr>
          <w:b/>
          <w:bCs/>
        </w:rPr>
      </w:pPr>
      <w:r w:rsidRPr="0085529E">
        <w:rPr>
          <w:b/>
          <w:bCs/>
        </w:rPr>
        <w:t xml:space="preserve">Authors’ Response: </w:t>
      </w:r>
    </w:p>
    <w:p w14:paraId="7F9DE917" w14:textId="77777777" w:rsidR="00255492" w:rsidRPr="0085529E" w:rsidRDefault="00255492" w:rsidP="00D75CF7">
      <w:pPr>
        <w:tabs>
          <w:tab w:val="left" w:pos="720"/>
        </w:tabs>
        <w:autoSpaceDE w:val="0"/>
        <w:autoSpaceDN w:val="0"/>
        <w:adjustRightInd w:val="0"/>
        <w:spacing w:line="276" w:lineRule="auto"/>
      </w:pPr>
      <w:r w:rsidRPr="0085529E">
        <w:t xml:space="preserve">Thank you for your comment.  </w:t>
      </w:r>
    </w:p>
    <w:p w14:paraId="68042438" w14:textId="77777777" w:rsidR="00255492" w:rsidRPr="0085529E" w:rsidRDefault="00255492" w:rsidP="00D75CF7">
      <w:pPr>
        <w:tabs>
          <w:tab w:val="left" w:pos="720"/>
        </w:tabs>
        <w:autoSpaceDE w:val="0"/>
        <w:autoSpaceDN w:val="0"/>
        <w:adjustRightInd w:val="0"/>
        <w:spacing w:line="276" w:lineRule="auto"/>
        <w:rPr>
          <w:i/>
          <w:iCs/>
        </w:rPr>
      </w:pPr>
    </w:p>
    <w:p w14:paraId="01EE64C5" w14:textId="77777777" w:rsidR="00EA41A5" w:rsidRPr="0085529E" w:rsidRDefault="00EA41A5" w:rsidP="00DC731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5.3.1</w:t>
      </w:r>
      <w:r w:rsidR="007E03DC" w:rsidRPr="0085529E">
        <w:rPr>
          <w:i/>
          <w:iCs/>
        </w:rPr>
        <w:t>.</w:t>
      </w:r>
      <w:r w:rsidRPr="0085529E">
        <w:rPr>
          <w:i/>
          <w:iCs/>
        </w:rPr>
        <w:t xml:space="preserve"> IV should be correlated with </w:t>
      </w:r>
      <w:proofErr w:type="spellStart"/>
      <w:r w:rsidRPr="0085529E">
        <w:rPr>
          <w:i/>
          <w:iCs/>
        </w:rPr>
        <w:t>After_policy</w:t>
      </w:r>
      <w:proofErr w:type="spellEnd"/>
      <w:r w:rsidRPr="0085529E">
        <w:rPr>
          <w:i/>
          <w:iCs/>
        </w:rPr>
        <w:t xml:space="preserve"> which is the focal variable but not with the error terms. However, in the analysis, IV is correlated with the review count instead of the focal variable </w:t>
      </w:r>
      <w:proofErr w:type="spellStart"/>
      <w:r w:rsidRPr="0085529E">
        <w:rPr>
          <w:i/>
          <w:iCs/>
        </w:rPr>
        <w:t>after_policy</w:t>
      </w:r>
      <w:proofErr w:type="spellEnd"/>
      <w:r w:rsidRPr="0085529E">
        <w:rPr>
          <w:i/>
          <w:iCs/>
        </w:rPr>
        <w:t>. I am not persuaded that this is a valid IV. Besides, how is the neighborhood defined and how is the IV measured?</w:t>
      </w:r>
    </w:p>
    <w:p w14:paraId="319C86AD" w14:textId="77777777" w:rsidR="00255492" w:rsidRPr="0085529E" w:rsidRDefault="00255492" w:rsidP="00D75CF7">
      <w:pPr>
        <w:tabs>
          <w:tab w:val="left" w:pos="720"/>
        </w:tabs>
        <w:autoSpaceDE w:val="0"/>
        <w:autoSpaceDN w:val="0"/>
        <w:adjustRightInd w:val="0"/>
        <w:spacing w:line="276" w:lineRule="auto"/>
        <w:rPr>
          <w:b/>
          <w:bCs/>
        </w:rPr>
      </w:pPr>
      <w:r w:rsidRPr="0085529E">
        <w:rPr>
          <w:b/>
          <w:bCs/>
        </w:rPr>
        <w:t xml:space="preserve">Authors’ Response: </w:t>
      </w:r>
    </w:p>
    <w:p w14:paraId="5CE75BA9" w14:textId="77777777" w:rsidR="00255492" w:rsidRPr="0085529E" w:rsidRDefault="00255492" w:rsidP="00D75CF7">
      <w:pPr>
        <w:tabs>
          <w:tab w:val="left" w:pos="720"/>
        </w:tabs>
        <w:autoSpaceDE w:val="0"/>
        <w:autoSpaceDN w:val="0"/>
        <w:adjustRightInd w:val="0"/>
        <w:spacing w:line="276" w:lineRule="auto"/>
      </w:pPr>
      <w:r w:rsidRPr="0085529E">
        <w:t xml:space="preserve">Thank you for your comment.  </w:t>
      </w:r>
    </w:p>
    <w:p w14:paraId="32B457CF" w14:textId="77777777" w:rsidR="00255492" w:rsidRPr="0085529E" w:rsidRDefault="00255492" w:rsidP="00D75CF7">
      <w:pPr>
        <w:tabs>
          <w:tab w:val="left" w:pos="720"/>
        </w:tabs>
        <w:autoSpaceDE w:val="0"/>
        <w:autoSpaceDN w:val="0"/>
        <w:adjustRightInd w:val="0"/>
        <w:spacing w:line="276" w:lineRule="auto"/>
        <w:rPr>
          <w:i/>
          <w:iCs/>
        </w:rPr>
      </w:pPr>
    </w:p>
    <w:p w14:paraId="4B996BE0" w14:textId="77777777" w:rsidR="00EA41A5" w:rsidRPr="0085529E" w:rsidRDefault="00EA41A5" w:rsidP="00DC7312">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5.3.2</w:t>
      </w:r>
      <w:r w:rsidR="007E03DC" w:rsidRPr="0085529E">
        <w:rPr>
          <w:i/>
          <w:iCs/>
        </w:rPr>
        <w:t>.</w:t>
      </w:r>
      <w:r w:rsidRPr="0085529E">
        <w:rPr>
          <w:i/>
          <w:iCs/>
        </w:rPr>
        <w:t xml:space="preserve"> </w:t>
      </w:r>
      <w:proofErr w:type="gramStart"/>
      <w:r w:rsidRPr="0085529E">
        <w:rPr>
          <w:i/>
          <w:iCs/>
        </w:rPr>
        <w:t>Again</w:t>
      </w:r>
      <w:proofErr w:type="gramEnd"/>
      <w:r w:rsidRPr="0085529E">
        <w:rPr>
          <w:i/>
          <w:iCs/>
        </w:rPr>
        <w:t xml:space="preserve"> please try different time window. Besides, any explanations of why there is a decreasing trend for depth?</w:t>
      </w:r>
    </w:p>
    <w:p w14:paraId="57CC5BBF" w14:textId="77777777" w:rsidR="00255492" w:rsidRPr="0085529E" w:rsidRDefault="00255492" w:rsidP="00D75CF7">
      <w:pPr>
        <w:tabs>
          <w:tab w:val="left" w:pos="720"/>
        </w:tabs>
        <w:autoSpaceDE w:val="0"/>
        <w:autoSpaceDN w:val="0"/>
        <w:adjustRightInd w:val="0"/>
        <w:spacing w:line="276" w:lineRule="auto"/>
        <w:rPr>
          <w:b/>
          <w:bCs/>
        </w:rPr>
      </w:pPr>
      <w:r w:rsidRPr="0085529E">
        <w:rPr>
          <w:b/>
          <w:bCs/>
        </w:rPr>
        <w:t xml:space="preserve">Authors’ Response: </w:t>
      </w:r>
    </w:p>
    <w:p w14:paraId="55E89364" w14:textId="77777777" w:rsidR="00255492" w:rsidRPr="0085529E" w:rsidRDefault="00255492" w:rsidP="00D75CF7">
      <w:pPr>
        <w:tabs>
          <w:tab w:val="left" w:pos="720"/>
        </w:tabs>
        <w:autoSpaceDE w:val="0"/>
        <w:autoSpaceDN w:val="0"/>
        <w:adjustRightInd w:val="0"/>
        <w:spacing w:line="276" w:lineRule="auto"/>
      </w:pPr>
      <w:r w:rsidRPr="0085529E">
        <w:t xml:space="preserve">Thank you for your comment.  </w:t>
      </w:r>
    </w:p>
    <w:p w14:paraId="566B3779" w14:textId="77777777" w:rsidR="00255492" w:rsidRPr="0085529E" w:rsidRDefault="00255492" w:rsidP="00D75CF7">
      <w:pPr>
        <w:tabs>
          <w:tab w:val="left" w:pos="720"/>
        </w:tabs>
        <w:autoSpaceDE w:val="0"/>
        <w:autoSpaceDN w:val="0"/>
        <w:adjustRightInd w:val="0"/>
        <w:spacing w:line="276" w:lineRule="auto"/>
        <w:rPr>
          <w:i/>
          <w:iCs/>
        </w:rPr>
      </w:pPr>
    </w:p>
    <w:p w14:paraId="6A3BF61F" w14:textId="77777777" w:rsidR="00EA41A5" w:rsidRPr="0085529E" w:rsidRDefault="00EA41A5"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5.3.3</w:t>
      </w:r>
      <w:r w:rsidR="007E03DC" w:rsidRPr="0085529E">
        <w:rPr>
          <w:i/>
          <w:iCs/>
        </w:rPr>
        <w:t>.</w:t>
      </w:r>
      <w:r w:rsidRPr="0085529E">
        <w:rPr>
          <w:i/>
          <w:iCs/>
        </w:rPr>
        <w:t xml:space="preserve"> How do you find the neighbors? How many neighbors for each node? Which factors are used for matching? Any guesses these listings do not exist anymore? Any summary characteristics of these listings. It is possible that these listings are systematically different from other listings. If that is the case, it is difficult to argue the matching is valid.</w:t>
      </w:r>
    </w:p>
    <w:p w14:paraId="195DE2F3" w14:textId="77777777" w:rsidR="0090178F" w:rsidRPr="0085529E" w:rsidRDefault="0090178F" w:rsidP="00D75CF7">
      <w:pPr>
        <w:tabs>
          <w:tab w:val="left" w:pos="720"/>
        </w:tabs>
        <w:autoSpaceDE w:val="0"/>
        <w:autoSpaceDN w:val="0"/>
        <w:adjustRightInd w:val="0"/>
        <w:spacing w:line="276" w:lineRule="auto"/>
        <w:rPr>
          <w:b/>
          <w:bCs/>
        </w:rPr>
      </w:pPr>
      <w:r w:rsidRPr="0085529E">
        <w:rPr>
          <w:b/>
          <w:bCs/>
        </w:rPr>
        <w:t xml:space="preserve">Authors’ Response: </w:t>
      </w:r>
    </w:p>
    <w:p w14:paraId="41D83608" w14:textId="77777777" w:rsidR="0090178F" w:rsidRPr="0085529E" w:rsidRDefault="0090178F" w:rsidP="00D75CF7">
      <w:pPr>
        <w:tabs>
          <w:tab w:val="left" w:pos="720"/>
        </w:tabs>
        <w:autoSpaceDE w:val="0"/>
        <w:autoSpaceDN w:val="0"/>
        <w:adjustRightInd w:val="0"/>
        <w:spacing w:line="276" w:lineRule="auto"/>
      </w:pPr>
      <w:r w:rsidRPr="0085529E">
        <w:t xml:space="preserve">Thank you for your comment.  </w:t>
      </w:r>
    </w:p>
    <w:p w14:paraId="1E9D9BC3" w14:textId="77777777" w:rsidR="0090178F" w:rsidRPr="0085529E" w:rsidRDefault="0090178F" w:rsidP="00D75CF7">
      <w:pPr>
        <w:tabs>
          <w:tab w:val="left" w:pos="720"/>
        </w:tabs>
        <w:autoSpaceDE w:val="0"/>
        <w:autoSpaceDN w:val="0"/>
        <w:adjustRightInd w:val="0"/>
        <w:spacing w:line="276" w:lineRule="auto"/>
        <w:rPr>
          <w:i/>
          <w:iCs/>
        </w:rPr>
      </w:pPr>
    </w:p>
    <w:p w14:paraId="1F6D4CED" w14:textId="77777777" w:rsidR="00EA41A5" w:rsidRPr="0085529E" w:rsidRDefault="00EA41A5"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5.4</w:t>
      </w:r>
      <w:r w:rsidR="007E03DC" w:rsidRPr="0085529E">
        <w:rPr>
          <w:i/>
          <w:iCs/>
        </w:rPr>
        <w:t>.</w:t>
      </w:r>
      <w:r w:rsidRPr="0085529E">
        <w:rPr>
          <w:i/>
          <w:iCs/>
        </w:rPr>
        <w:t xml:space="preserve"> </w:t>
      </w:r>
      <w:proofErr w:type="gramStart"/>
      <w:r w:rsidRPr="0085529E">
        <w:rPr>
          <w:i/>
          <w:iCs/>
        </w:rPr>
        <w:t>Again</w:t>
      </w:r>
      <w:proofErr w:type="gramEnd"/>
      <w:r w:rsidRPr="0085529E">
        <w:rPr>
          <w:i/>
          <w:iCs/>
        </w:rPr>
        <w:t xml:space="preserve"> we could clearly observe the trends from Figure 2 and Figure 3. For all the short-term and long-term analysis, the authors only describe the results, however, provide no explanation. The lack of theory development disables the authors to explain the results nor distinguish the results from time trend and other unobserved factors.</w:t>
      </w:r>
    </w:p>
    <w:p w14:paraId="3F2CE5B5" w14:textId="77777777" w:rsidR="0090178F" w:rsidRPr="0085529E" w:rsidRDefault="0090178F" w:rsidP="00D75CF7">
      <w:pPr>
        <w:tabs>
          <w:tab w:val="left" w:pos="720"/>
        </w:tabs>
        <w:autoSpaceDE w:val="0"/>
        <w:autoSpaceDN w:val="0"/>
        <w:adjustRightInd w:val="0"/>
        <w:spacing w:line="276" w:lineRule="auto"/>
        <w:rPr>
          <w:b/>
          <w:bCs/>
        </w:rPr>
      </w:pPr>
      <w:r w:rsidRPr="0085529E">
        <w:rPr>
          <w:b/>
          <w:bCs/>
        </w:rPr>
        <w:t xml:space="preserve">Authors’ Response: </w:t>
      </w:r>
    </w:p>
    <w:p w14:paraId="387520C7" w14:textId="77777777" w:rsidR="0090178F" w:rsidRPr="0085529E" w:rsidRDefault="0090178F" w:rsidP="00D75CF7">
      <w:pPr>
        <w:tabs>
          <w:tab w:val="left" w:pos="720"/>
        </w:tabs>
        <w:autoSpaceDE w:val="0"/>
        <w:autoSpaceDN w:val="0"/>
        <w:adjustRightInd w:val="0"/>
        <w:spacing w:line="276" w:lineRule="auto"/>
      </w:pPr>
      <w:r w:rsidRPr="0085529E">
        <w:t xml:space="preserve">Thank you for your comment.  </w:t>
      </w:r>
    </w:p>
    <w:p w14:paraId="00774BD6" w14:textId="77777777" w:rsidR="0090178F" w:rsidRPr="0085529E" w:rsidRDefault="0090178F" w:rsidP="00D75CF7">
      <w:pPr>
        <w:tabs>
          <w:tab w:val="left" w:pos="720"/>
        </w:tabs>
        <w:autoSpaceDE w:val="0"/>
        <w:autoSpaceDN w:val="0"/>
        <w:adjustRightInd w:val="0"/>
        <w:spacing w:line="276" w:lineRule="auto"/>
        <w:rPr>
          <w:i/>
          <w:iCs/>
        </w:rPr>
      </w:pPr>
    </w:p>
    <w:p w14:paraId="7BA5068A" w14:textId="77777777" w:rsidR="00EA41A5" w:rsidRPr="0085529E" w:rsidRDefault="00EA41A5"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5.5. </w:t>
      </w:r>
      <w:proofErr w:type="spellStart"/>
      <w:r w:rsidRPr="0085529E">
        <w:rPr>
          <w:i/>
          <w:iCs/>
        </w:rPr>
        <w:t>Mit</w:t>
      </w:r>
      <w:proofErr w:type="spellEnd"/>
      <w:r w:rsidRPr="0085529E">
        <w:rPr>
          <w:i/>
          <w:iCs/>
        </w:rPr>
        <w:t xml:space="preserve"> should also be included in the equation other than policy and the interaction term. </w:t>
      </w:r>
    </w:p>
    <w:p w14:paraId="04F8C603" w14:textId="08968E79" w:rsidR="00EA41A5" w:rsidRDefault="00EA41A5"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 xml:space="preserve">These three variables, rating, price and number of listings, are time-invariant. Why use </w:t>
      </w:r>
      <w:proofErr w:type="spellStart"/>
      <w:r w:rsidRPr="0085529E">
        <w:rPr>
          <w:i/>
          <w:iCs/>
        </w:rPr>
        <w:t>Mit</w:t>
      </w:r>
      <w:proofErr w:type="spellEnd"/>
      <w:r w:rsidRPr="0085529E">
        <w:rPr>
          <w:i/>
          <w:iCs/>
        </w:rPr>
        <w:t xml:space="preserve"> in the regression? what does t represent?  Besides, these three variables only reflect the status at the time of data collection, I doubt it is proper to use them in the analysis, especially in such a </w:t>
      </w:r>
      <w:proofErr w:type="gramStart"/>
      <w:r w:rsidRPr="0085529E">
        <w:rPr>
          <w:i/>
          <w:iCs/>
        </w:rPr>
        <w:t>long time</w:t>
      </w:r>
      <w:proofErr w:type="gramEnd"/>
      <w:r w:rsidRPr="0085529E">
        <w:rPr>
          <w:i/>
          <w:iCs/>
        </w:rPr>
        <w:t xml:space="preserve"> window. It is possible to manually calculate review rating and the number of host listings based on data and see how are the results change.</w:t>
      </w:r>
    </w:p>
    <w:p w14:paraId="12E47E65" w14:textId="77777777" w:rsidR="00E952F4" w:rsidRPr="0085529E" w:rsidRDefault="00E952F4"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p>
    <w:p w14:paraId="56D11311" w14:textId="77777777" w:rsidR="00EA41A5" w:rsidRPr="0085529E" w:rsidRDefault="00EA41A5" w:rsidP="00E952F4">
      <w:pPr>
        <w:pBdr>
          <w:top w:val="single" w:sz="4" w:space="1" w:color="auto"/>
          <w:left w:val="single" w:sz="4" w:space="4" w:color="auto"/>
          <w:bottom w:val="single" w:sz="4" w:space="1" w:color="auto"/>
          <w:right w:val="single" w:sz="4" w:space="4" w:color="auto"/>
        </w:pBdr>
        <w:tabs>
          <w:tab w:val="left" w:pos="0"/>
        </w:tabs>
        <w:autoSpaceDE w:val="0"/>
        <w:autoSpaceDN w:val="0"/>
        <w:adjustRightInd w:val="0"/>
        <w:spacing w:line="276" w:lineRule="auto"/>
        <w:jc w:val="both"/>
        <w:rPr>
          <w:i/>
          <w:iCs/>
        </w:rPr>
      </w:pPr>
      <w:r w:rsidRPr="0085529E">
        <w:rPr>
          <w:i/>
          <w:iCs/>
        </w:rPr>
        <w:t>Line 5 on page 37, review rating didn’t diminish the impact on “sentiment” whose coefficient is positive. Again, I didn’t see meaningful discussions of results in this part.</w:t>
      </w:r>
    </w:p>
    <w:p w14:paraId="2E86F802" w14:textId="77777777" w:rsidR="0090178F" w:rsidRPr="0085529E" w:rsidRDefault="0090178F" w:rsidP="00D75CF7">
      <w:pPr>
        <w:tabs>
          <w:tab w:val="left" w:pos="720"/>
        </w:tabs>
        <w:autoSpaceDE w:val="0"/>
        <w:autoSpaceDN w:val="0"/>
        <w:adjustRightInd w:val="0"/>
        <w:spacing w:line="276" w:lineRule="auto"/>
        <w:jc w:val="both"/>
        <w:rPr>
          <w:i/>
          <w:iCs/>
        </w:rPr>
      </w:pPr>
    </w:p>
    <w:sectPr w:rsidR="0090178F" w:rsidRPr="0085529E" w:rsidSect="00836764">
      <w:footerReference w:type="even" r:id="rId20"/>
      <w:footerReference w:type="default" r:id="rId21"/>
      <w:pgSz w:w="12240" w:h="15840"/>
      <w:pgMar w:top="1440" w:right="1440" w:bottom="126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ao, Kexin" w:date="2019-11-15T10:06:00Z" w:initials="ZK">
    <w:p w14:paraId="1DC4AF62" w14:textId="77777777" w:rsidR="00E3309E" w:rsidRDefault="00E3309E">
      <w:pPr>
        <w:pStyle w:val="CommentText"/>
      </w:pPr>
      <w:r>
        <w:rPr>
          <w:rStyle w:val="CommentReference"/>
        </w:rPr>
        <w:annotationRef/>
      </w:r>
      <w:r>
        <w:t xml:space="preserve">We might want to separate the responses files into three separate ones during submission. </w:t>
      </w:r>
    </w:p>
  </w:comment>
  <w:comment w:id="25" w:author="Zhao, Kexin" w:date="2019-11-15T10:20:00Z" w:initials="ZK">
    <w:p w14:paraId="0B3172E0" w14:textId="361B39C8" w:rsidR="00E3309E" w:rsidRDefault="00E3309E">
      <w:pPr>
        <w:pStyle w:val="CommentText"/>
      </w:pPr>
      <w:r>
        <w:rPr>
          <w:rStyle w:val="CommentReference"/>
        </w:rPr>
        <w:annotationRef/>
      </w:r>
      <w:r>
        <w:t>Should we only report shorter time window results in the revised paper?</w:t>
      </w:r>
    </w:p>
  </w:comment>
  <w:comment w:id="32" w:author="Zhao, Kexin" w:date="2019-11-15T10:22:00Z" w:initials="ZK">
    <w:p w14:paraId="45E044A2" w14:textId="3D47E4A2" w:rsidR="00E3309E" w:rsidRDefault="00E3309E">
      <w:pPr>
        <w:pStyle w:val="CommentText"/>
      </w:pPr>
      <w:r>
        <w:rPr>
          <w:rStyle w:val="CommentReference"/>
        </w:rPr>
        <w:annotationRef/>
      </w:r>
      <w:r>
        <w:t>Could we please provide a correlation matrix in the responses files to show the independence of those DVs?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C4AF62" w15:done="0"/>
  <w15:commentEx w15:paraId="0B3172E0" w15:done="0"/>
  <w15:commentEx w15:paraId="45E044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C4AF62" w16cid:durableId="217CEBE7"/>
  <w16cid:commentId w16cid:paraId="0B3172E0" w16cid:durableId="217CEBE8"/>
  <w16cid:commentId w16cid:paraId="45E044A2" w16cid:durableId="217CE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4A7DC" w14:textId="77777777" w:rsidR="00142243" w:rsidRDefault="00142243">
      <w:r>
        <w:separator/>
      </w:r>
    </w:p>
  </w:endnote>
  <w:endnote w:type="continuationSeparator" w:id="0">
    <w:p w14:paraId="7B05D308" w14:textId="77777777" w:rsidR="00142243" w:rsidRDefault="00142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139F2" w14:textId="77777777" w:rsidR="00E3309E" w:rsidRDefault="00E3309E" w:rsidP="002C126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38FEA9" w14:textId="77777777" w:rsidR="00E3309E" w:rsidRDefault="00E33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AC736" w14:textId="77777777" w:rsidR="00E3309E" w:rsidRDefault="00E3309E">
    <w:pPr>
      <w:pStyle w:val="Footer"/>
      <w:jc w:val="center"/>
    </w:pPr>
  </w:p>
  <w:p w14:paraId="07F92216" w14:textId="77777777" w:rsidR="00E3309E" w:rsidRDefault="00E33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232D0" w14:textId="77777777" w:rsidR="00142243" w:rsidRDefault="00142243">
      <w:r>
        <w:separator/>
      </w:r>
    </w:p>
  </w:footnote>
  <w:footnote w:type="continuationSeparator" w:id="0">
    <w:p w14:paraId="05998E17" w14:textId="77777777" w:rsidR="00142243" w:rsidRDefault="00142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6478"/>
    <w:multiLevelType w:val="hybridMultilevel"/>
    <w:tmpl w:val="DF4A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F181F"/>
    <w:multiLevelType w:val="hybridMultilevel"/>
    <w:tmpl w:val="426C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95E41"/>
    <w:multiLevelType w:val="hybridMultilevel"/>
    <w:tmpl w:val="F86E30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8C537C1"/>
    <w:multiLevelType w:val="hybridMultilevel"/>
    <w:tmpl w:val="2F064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1245"/>
    <w:multiLevelType w:val="hybridMultilevel"/>
    <w:tmpl w:val="E1F40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1B2ABF"/>
    <w:multiLevelType w:val="hybridMultilevel"/>
    <w:tmpl w:val="F0B85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94253F"/>
    <w:multiLevelType w:val="hybridMultilevel"/>
    <w:tmpl w:val="A01CE732"/>
    <w:lvl w:ilvl="0" w:tplc="6B40D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75F61"/>
    <w:multiLevelType w:val="hybridMultilevel"/>
    <w:tmpl w:val="DD52531C"/>
    <w:lvl w:ilvl="0" w:tplc="636CA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3"/>
  </w:num>
  <w:num w:numId="6">
    <w:abstractNumId w:val="2"/>
  </w:num>
  <w:num w:numId="7">
    <w:abstractNumId w:val="7"/>
  </w:num>
  <w:num w:numId="8">
    <w:abstractNumId w:val="6"/>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ao, Kexin">
    <w15:presenceInfo w15:providerId="None" w15:userId="Zhao, Kex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ibraries" w:val="&lt;ENLibraries&gt;&lt;Libraries&gt;&lt;item&gt;all.enl&lt;/item&gt;&lt;/Libraries&gt;&lt;/ENLibraries&gt;"/>
  </w:docVars>
  <w:rsids>
    <w:rsidRoot w:val="00CE1CC8"/>
    <w:rsid w:val="00001E11"/>
    <w:rsid w:val="0000228C"/>
    <w:rsid w:val="00003048"/>
    <w:rsid w:val="00003EC1"/>
    <w:rsid w:val="0000633B"/>
    <w:rsid w:val="00007011"/>
    <w:rsid w:val="00010878"/>
    <w:rsid w:val="000120E8"/>
    <w:rsid w:val="00016401"/>
    <w:rsid w:val="0001686E"/>
    <w:rsid w:val="00017313"/>
    <w:rsid w:val="00017BD7"/>
    <w:rsid w:val="00020A22"/>
    <w:rsid w:val="0002299B"/>
    <w:rsid w:val="00023CBB"/>
    <w:rsid w:val="00024EA7"/>
    <w:rsid w:val="00026D18"/>
    <w:rsid w:val="000277E6"/>
    <w:rsid w:val="00027F70"/>
    <w:rsid w:val="00031D31"/>
    <w:rsid w:val="000340D2"/>
    <w:rsid w:val="000352A2"/>
    <w:rsid w:val="000362D1"/>
    <w:rsid w:val="0003763F"/>
    <w:rsid w:val="00043A4F"/>
    <w:rsid w:val="00043E34"/>
    <w:rsid w:val="00045244"/>
    <w:rsid w:val="000476A3"/>
    <w:rsid w:val="0004770A"/>
    <w:rsid w:val="00047DB2"/>
    <w:rsid w:val="0005393C"/>
    <w:rsid w:val="00055DD5"/>
    <w:rsid w:val="00060DFA"/>
    <w:rsid w:val="00063AA4"/>
    <w:rsid w:val="00064EF4"/>
    <w:rsid w:val="00066B63"/>
    <w:rsid w:val="000701A3"/>
    <w:rsid w:val="00070623"/>
    <w:rsid w:val="00071E6E"/>
    <w:rsid w:val="00072DAC"/>
    <w:rsid w:val="00076C0F"/>
    <w:rsid w:val="00076EB6"/>
    <w:rsid w:val="000772A9"/>
    <w:rsid w:val="000777F1"/>
    <w:rsid w:val="00077BF5"/>
    <w:rsid w:val="000809C5"/>
    <w:rsid w:val="00081557"/>
    <w:rsid w:val="00084490"/>
    <w:rsid w:val="000855F5"/>
    <w:rsid w:val="00086867"/>
    <w:rsid w:val="00086AB7"/>
    <w:rsid w:val="0009103F"/>
    <w:rsid w:val="00092A0F"/>
    <w:rsid w:val="00096F03"/>
    <w:rsid w:val="000A0F25"/>
    <w:rsid w:val="000A1913"/>
    <w:rsid w:val="000A2352"/>
    <w:rsid w:val="000A2C82"/>
    <w:rsid w:val="000A58D0"/>
    <w:rsid w:val="000A7473"/>
    <w:rsid w:val="000A7639"/>
    <w:rsid w:val="000A7BC7"/>
    <w:rsid w:val="000A7C7B"/>
    <w:rsid w:val="000A7EF3"/>
    <w:rsid w:val="000B3102"/>
    <w:rsid w:val="000B5A63"/>
    <w:rsid w:val="000B676E"/>
    <w:rsid w:val="000C0A09"/>
    <w:rsid w:val="000C24A3"/>
    <w:rsid w:val="000C35A5"/>
    <w:rsid w:val="000C4718"/>
    <w:rsid w:val="000C5A39"/>
    <w:rsid w:val="000C5CB2"/>
    <w:rsid w:val="000D1275"/>
    <w:rsid w:val="000D447F"/>
    <w:rsid w:val="000D5412"/>
    <w:rsid w:val="000D56C6"/>
    <w:rsid w:val="000E1B54"/>
    <w:rsid w:val="000F0CB4"/>
    <w:rsid w:val="000F2130"/>
    <w:rsid w:val="000F4250"/>
    <w:rsid w:val="000F479D"/>
    <w:rsid w:val="00105C3B"/>
    <w:rsid w:val="001075B4"/>
    <w:rsid w:val="00112618"/>
    <w:rsid w:val="00112683"/>
    <w:rsid w:val="00115B29"/>
    <w:rsid w:val="00117E5F"/>
    <w:rsid w:val="00125488"/>
    <w:rsid w:val="00126BCF"/>
    <w:rsid w:val="00130FFC"/>
    <w:rsid w:val="0013206B"/>
    <w:rsid w:val="00133DC9"/>
    <w:rsid w:val="00133FA8"/>
    <w:rsid w:val="00134AF1"/>
    <w:rsid w:val="00141C9B"/>
    <w:rsid w:val="00142243"/>
    <w:rsid w:val="001428D0"/>
    <w:rsid w:val="00143BB7"/>
    <w:rsid w:val="00145918"/>
    <w:rsid w:val="00147669"/>
    <w:rsid w:val="00150903"/>
    <w:rsid w:val="00152C0F"/>
    <w:rsid w:val="00153C4E"/>
    <w:rsid w:val="00155606"/>
    <w:rsid w:val="00156655"/>
    <w:rsid w:val="001635C1"/>
    <w:rsid w:val="001647AC"/>
    <w:rsid w:val="00166122"/>
    <w:rsid w:val="00166FCC"/>
    <w:rsid w:val="001678BF"/>
    <w:rsid w:val="00173F1E"/>
    <w:rsid w:val="00174244"/>
    <w:rsid w:val="0018336A"/>
    <w:rsid w:val="0018373A"/>
    <w:rsid w:val="00184B89"/>
    <w:rsid w:val="0018561C"/>
    <w:rsid w:val="00186125"/>
    <w:rsid w:val="00186533"/>
    <w:rsid w:val="00190EE2"/>
    <w:rsid w:val="0019280C"/>
    <w:rsid w:val="001932F7"/>
    <w:rsid w:val="001951B2"/>
    <w:rsid w:val="00196718"/>
    <w:rsid w:val="001A06E9"/>
    <w:rsid w:val="001A1329"/>
    <w:rsid w:val="001A2D87"/>
    <w:rsid w:val="001A5E93"/>
    <w:rsid w:val="001A62EF"/>
    <w:rsid w:val="001C0666"/>
    <w:rsid w:val="001C4759"/>
    <w:rsid w:val="001C48F4"/>
    <w:rsid w:val="001C5F78"/>
    <w:rsid w:val="001D2697"/>
    <w:rsid w:val="001D3E63"/>
    <w:rsid w:val="001D41BE"/>
    <w:rsid w:val="001D51E5"/>
    <w:rsid w:val="001D601E"/>
    <w:rsid w:val="001D6165"/>
    <w:rsid w:val="001D68F8"/>
    <w:rsid w:val="001D6F67"/>
    <w:rsid w:val="001E0590"/>
    <w:rsid w:val="001E1961"/>
    <w:rsid w:val="001E396F"/>
    <w:rsid w:val="001E4B1A"/>
    <w:rsid w:val="001E5775"/>
    <w:rsid w:val="001E6EF3"/>
    <w:rsid w:val="001E77DF"/>
    <w:rsid w:val="001F4408"/>
    <w:rsid w:val="001F54A8"/>
    <w:rsid w:val="001F6C2C"/>
    <w:rsid w:val="001F7BA9"/>
    <w:rsid w:val="00200047"/>
    <w:rsid w:val="00203D07"/>
    <w:rsid w:val="00205EB2"/>
    <w:rsid w:val="002069B7"/>
    <w:rsid w:val="00211D63"/>
    <w:rsid w:val="00213557"/>
    <w:rsid w:val="00213979"/>
    <w:rsid w:val="0021474C"/>
    <w:rsid w:val="00214CBE"/>
    <w:rsid w:val="00221FF1"/>
    <w:rsid w:val="002223C7"/>
    <w:rsid w:val="00223B25"/>
    <w:rsid w:val="00223FD9"/>
    <w:rsid w:val="002262D9"/>
    <w:rsid w:val="00226901"/>
    <w:rsid w:val="002270FD"/>
    <w:rsid w:val="00227BEC"/>
    <w:rsid w:val="00227CAB"/>
    <w:rsid w:val="0023282D"/>
    <w:rsid w:val="0023570A"/>
    <w:rsid w:val="0024218D"/>
    <w:rsid w:val="00244C79"/>
    <w:rsid w:val="00246835"/>
    <w:rsid w:val="00247E81"/>
    <w:rsid w:val="00254D77"/>
    <w:rsid w:val="00254F30"/>
    <w:rsid w:val="00255492"/>
    <w:rsid w:val="00260BC5"/>
    <w:rsid w:val="00263C39"/>
    <w:rsid w:val="0026474D"/>
    <w:rsid w:val="002653CE"/>
    <w:rsid w:val="00270E3D"/>
    <w:rsid w:val="0027180F"/>
    <w:rsid w:val="002728A9"/>
    <w:rsid w:val="002730C8"/>
    <w:rsid w:val="00275563"/>
    <w:rsid w:val="00275578"/>
    <w:rsid w:val="00275696"/>
    <w:rsid w:val="00275FF4"/>
    <w:rsid w:val="00276B61"/>
    <w:rsid w:val="002772C1"/>
    <w:rsid w:val="00292693"/>
    <w:rsid w:val="00293512"/>
    <w:rsid w:val="00294330"/>
    <w:rsid w:val="00295E41"/>
    <w:rsid w:val="002A0932"/>
    <w:rsid w:val="002A0A8A"/>
    <w:rsid w:val="002A2AE0"/>
    <w:rsid w:val="002A4E09"/>
    <w:rsid w:val="002A548D"/>
    <w:rsid w:val="002A6D2B"/>
    <w:rsid w:val="002A6F8D"/>
    <w:rsid w:val="002B39C7"/>
    <w:rsid w:val="002B3FD5"/>
    <w:rsid w:val="002B5171"/>
    <w:rsid w:val="002B5900"/>
    <w:rsid w:val="002B617E"/>
    <w:rsid w:val="002B664D"/>
    <w:rsid w:val="002B726F"/>
    <w:rsid w:val="002B79C5"/>
    <w:rsid w:val="002C1269"/>
    <w:rsid w:val="002C209C"/>
    <w:rsid w:val="002C27AA"/>
    <w:rsid w:val="002C5EE2"/>
    <w:rsid w:val="002C63B4"/>
    <w:rsid w:val="002C6724"/>
    <w:rsid w:val="002D174A"/>
    <w:rsid w:val="002D54DD"/>
    <w:rsid w:val="002D5E7A"/>
    <w:rsid w:val="002D7A3F"/>
    <w:rsid w:val="002E10FB"/>
    <w:rsid w:val="002E239A"/>
    <w:rsid w:val="002E2B02"/>
    <w:rsid w:val="002E3926"/>
    <w:rsid w:val="002E4B8F"/>
    <w:rsid w:val="002E5424"/>
    <w:rsid w:val="002E7D17"/>
    <w:rsid w:val="002F29F1"/>
    <w:rsid w:val="002F3BEC"/>
    <w:rsid w:val="002F428E"/>
    <w:rsid w:val="002F777B"/>
    <w:rsid w:val="00301328"/>
    <w:rsid w:val="00305802"/>
    <w:rsid w:val="00306817"/>
    <w:rsid w:val="00312542"/>
    <w:rsid w:val="00314C89"/>
    <w:rsid w:val="00317037"/>
    <w:rsid w:val="00317659"/>
    <w:rsid w:val="00323683"/>
    <w:rsid w:val="003250F7"/>
    <w:rsid w:val="00330A2F"/>
    <w:rsid w:val="003343C4"/>
    <w:rsid w:val="00334672"/>
    <w:rsid w:val="00340D7B"/>
    <w:rsid w:val="003431D1"/>
    <w:rsid w:val="00344342"/>
    <w:rsid w:val="00344754"/>
    <w:rsid w:val="0035324A"/>
    <w:rsid w:val="003536D3"/>
    <w:rsid w:val="00361274"/>
    <w:rsid w:val="0036381A"/>
    <w:rsid w:val="003712A8"/>
    <w:rsid w:val="00371E22"/>
    <w:rsid w:val="003727AA"/>
    <w:rsid w:val="00374418"/>
    <w:rsid w:val="00377808"/>
    <w:rsid w:val="00381A64"/>
    <w:rsid w:val="00385517"/>
    <w:rsid w:val="00386477"/>
    <w:rsid w:val="00387359"/>
    <w:rsid w:val="00391630"/>
    <w:rsid w:val="00392EA5"/>
    <w:rsid w:val="00395CF3"/>
    <w:rsid w:val="00397465"/>
    <w:rsid w:val="003A0398"/>
    <w:rsid w:val="003A167E"/>
    <w:rsid w:val="003A2056"/>
    <w:rsid w:val="003A2950"/>
    <w:rsid w:val="003A43D4"/>
    <w:rsid w:val="003A458E"/>
    <w:rsid w:val="003A5949"/>
    <w:rsid w:val="003A6786"/>
    <w:rsid w:val="003B0F09"/>
    <w:rsid w:val="003B21F7"/>
    <w:rsid w:val="003B2D96"/>
    <w:rsid w:val="003B4125"/>
    <w:rsid w:val="003B471D"/>
    <w:rsid w:val="003B6A17"/>
    <w:rsid w:val="003C0932"/>
    <w:rsid w:val="003C0D7A"/>
    <w:rsid w:val="003C245B"/>
    <w:rsid w:val="003C64C4"/>
    <w:rsid w:val="003C7ED6"/>
    <w:rsid w:val="003D1448"/>
    <w:rsid w:val="003D1FF1"/>
    <w:rsid w:val="003D580E"/>
    <w:rsid w:val="003D6812"/>
    <w:rsid w:val="003E0042"/>
    <w:rsid w:val="003E0073"/>
    <w:rsid w:val="003E246C"/>
    <w:rsid w:val="003F15EC"/>
    <w:rsid w:val="003F2413"/>
    <w:rsid w:val="003F2550"/>
    <w:rsid w:val="003F2973"/>
    <w:rsid w:val="003F73AE"/>
    <w:rsid w:val="0040048F"/>
    <w:rsid w:val="00401C44"/>
    <w:rsid w:val="004025B7"/>
    <w:rsid w:val="00404F33"/>
    <w:rsid w:val="004062CD"/>
    <w:rsid w:val="00406B18"/>
    <w:rsid w:val="00411D52"/>
    <w:rsid w:val="00413150"/>
    <w:rsid w:val="00413A03"/>
    <w:rsid w:val="004144C7"/>
    <w:rsid w:val="004147B6"/>
    <w:rsid w:val="00415F90"/>
    <w:rsid w:val="00416125"/>
    <w:rsid w:val="004162F9"/>
    <w:rsid w:val="004225CF"/>
    <w:rsid w:val="00426ABB"/>
    <w:rsid w:val="00426BDB"/>
    <w:rsid w:val="00430927"/>
    <w:rsid w:val="004315CE"/>
    <w:rsid w:val="00432FE3"/>
    <w:rsid w:val="004367C4"/>
    <w:rsid w:val="004370E2"/>
    <w:rsid w:val="004378FC"/>
    <w:rsid w:val="00437D0E"/>
    <w:rsid w:val="00440040"/>
    <w:rsid w:val="00442200"/>
    <w:rsid w:val="004447A9"/>
    <w:rsid w:val="00447F56"/>
    <w:rsid w:val="00453771"/>
    <w:rsid w:val="00455B67"/>
    <w:rsid w:val="00461479"/>
    <w:rsid w:val="00462024"/>
    <w:rsid w:val="00462A7B"/>
    <w:rsid w:val="00462DB2"/>
    <w:rsid w:val="00463271"/>
    <w:rsid w:val="004637BA"/>
    <w:rsid w:val="00463F54"/>
    <w:rsid w:val="00466CDB"/>
    <w:rsid w:val="004707A9"/>
    <w:rsid w:val="00472490"/>
    <w:rsid w:val="004744DB"/>
    <w:rsid w:val="004778E6"/>
    <w:rsid w:val="00480C97"/>
    <w:rsid w:val="00480C99"/>
    <w:rsid w:val="00483763"/>
    <w:rsid w:val="0048540F"/>
    <w:rsid w:val="00487E3F"/>
    <w:rsid w:val="00493DD3"/>
    <w:rsid w:val="004941D1"/>
    <w:rsid w:val="00495382"/>
    <w:rsid w:val="00496383"/>
    <w:rsid w:val="004A211E"/>
    <w:rsid w:val="004A3FDF"/>
    <w:rsid w:val="004A62B3"/>
    <w:rsid w:val="004A6900"/>
    <w:rsid w:val="004B3D7D"/>
    <w:rsid w:val="004B4DBE"/>
    <w:rsid w:val="004B5241"/>
    <w:rsid w:val="004B58D5"/>
    <w:rsid w:val="004B5B3F"/>
    <w:rsid w:val="004B5B83"/>
    <w:rsid w:val="004B5D01"/>
    <w:rsid w:val="004B5D2E"/>
    <w:rsid w:val="004B6861"/>
    <w:rsid w:val="004C06CF"/>
    <w:rsid w:val="004C4DE8"/>
    <w:rsid w:val="004C4FE3"/>
    <w:rsid w:val="004C6F83"/>
    <w:rsid w:val="004C75C7"/>
    <w:rsid w:val="004C7B4D"/>
    <w:rsid w:val="004C7FCB"/>
    <w:rsid w:val="004D0B06"/>
    <w:rsid w:val="004D3829"/>
    <w:rsid w:val="004D3FB0"/>
    <w:rsid w:val="004D5E19"/>
    <w:rsid w:val="004D635D"/>
    <w:rsid w:val="004D6BB8"/>
    <w:rsid w:val="004D6C54"/>
    <w:rsid w:val="004D715C"/>
    <w:rsid w:val="004D74F6"/>
    <w:rsid w:val="004D7C2D"/>
    <w:rsid w:val="004E0E37"/>
    <w:rsid w:val="004E0FE0"/>
    <w:rsid w:val="004E134D"/>
    <w:rsid w:val="004E18E7"/>
    <w:rsid w:val="004E6C15"/>
    <w:rsid w:val="004F0EA2"/>
    <w:rsid w:val="004F3014"/>
    <w:rsid w:val="004F36F8"/>
    <w:rsid w:val="004F622F"/>
    <w:rsid w:val="004F68EF"/>
    <w:rsid w:val="00501E9E"/>
    <w:rsid w:val="005020BD"/>
    <w:rsid w:val="00504F4F"/>
    <w:rsid w:val="00506D86"/>
    <w:rsid w:val="00510061"/>
    <w:rsid w:val="00515E47"/>
    <w:rsid w:val="0051745E"/>
    <w:rsid w:val="0052086A"/>
    <w:rsid w:val="00520D03"/>
    <w:rsid w:val="00522C29"/>
    <w:rsid w:val="0052302F"/>
    <w:rsid w:val="00523356"/>
    <w:rsid w:val="00525F41"/>
    <w:rsid w:val="00526201"/>
    <w:rsid w:val="00527723"/>
    <w:rsid w:val="00530CB5"/>
    <w:rsid w:val="00536564"/>
    <w:rsid w:val="00536D86"/>
    <w:rsid w:val="005375AD"/>
    <w:rsid w:val="005378C7"/>
    <w:rsid w:val="0054210D"/>
    <w:rsid w:val="00546A91"/>
    <w:rsid w:val="005471E7"/>
    <w:rsid w:val="0054775A"/>
    <w:rsid w:val="00550D72"/>
    <w:rsid w:val="005548A4"/>
    <w:rsid w:val="00555099"/>
    <w:rsid w:val="00556ADC"/>
    <w:rsid w:val="00561594"/>
    <w:rsid w:val="00562029"/>
    <w:rsid w:val="00562960"/>
    <w:rsid w:val="005647E8"/>
    <w:rsid w:val="00565299"/>
    <w:rsid w:val="00565630"/>
    <w:rsid w:val="00565D6C"/>
    <w:rsid w:val="005669BF"/>
    <w:rsid w:val="00570417"/>
    <w:rsid w:val="005711E9"/>
    <w:rsid w:val="00572BC2"/>
    <w:rsid w:val="00575CED"/>
    <w:rsid w:val="005803BC"/>
    <w:rsid w:val="00583E24"/>
    <w:rsid w:val="005848A6"/>
    <w:rsid w:val="0059358F"/>
    <w:rsid w:val="00596D17"/>
    <w:rsid w:val="005970A6"/>
    <w:rsid w:val="00597AC9"/>
    <w:rsid w:val="005A2814"/>
    <w:rsid w:val="005A3900"/>
    <w:rsid w:val="005A798F"/>
    <w:rsid w:val="005B6793"/>
    <w:rsid w:val="005B6DA0"/>
    <w:rsid w:val="005B7E86"/>
    <w:rsid w:val="005C0BEF"/>
    <w:rsid w:val="005C191B"/>
    <w:rsid w:val="005C38F5"/>
    <w:rsid w:val="005D3C27"/>
    <w:rsid w:val="005E0B8F"/>
    <w:rsid w:val="005E18DD"/>
    <w:rsid w:val="005E7D47"/>
    <w:rsid w:val="005F1D56"/>
    <w:rsid w:val="005F31DB"/>
    <w:rsid w:val="005F5C7F"/>
    <w:rsid w:val="00601B35"/>
    <w:rsid w:val="00603F20"/>
    <w:rsid w:val="00604899"/>
    <w:rsid w:val="00604EC0"/>
    <w:rsid w:val="00604FBE"/>
    <w:rsid w:val="00611C5F"/>
    <w:rsid w:val="006141FF"/>
    <w:rsid w:val="00616786"/>
    <w:rsid w:val="006167C8"/>
    <w:rsid w:val="00617105"/>
    <w:rsid w:val="00617300"/>
    <w:rsid w:val="00622429"/>
    <w:rsid w:val="00622EEB"/>
    <w:rsid w:val="00625EBE"/>
    <w:rsid w:val="00630AE5"/>
    <w:rsid w:val="006311E6"/>
    <w:rsid w:val="00632079"/>
    <w:rsid w:val="00632C2F"/>
    <w:rsid w:val="0063404D"/>
    <w:rsid w:val="00634D95"/>
    <w:rsid w:val="00635F40"/>
    <w:rsid w:val="0063629E"/>
    <w:rsid w:val="00636B0E"/>
    <w:rsid w:val="00637051"/>
    <w:rsid w:val="00637D29"/>
    <w:rsid w:val="00640026"/>
    <w:rsid w:val="006419DC"/>
    <w:rsid w:val="00646D9B"/>
    <w:rsid w:val="00646EC5"/>
    <w:rsid w:val="0064728D"/>
    <w:rsid w:val="00653675"/>
    <w:rsid w:val="00653AA2"/>
    <w:rsid w:val="006561D8"/>
    <w:rsid w:val="00660DC3"/>
    <w:rsid w:val="006621F0"/>
    <w:rsid w:val="00673B16"/>
    <w:rsid w:val="006753ED"/>
    <w:rsid w:val="00676508"/>
    <w:rsid w:val="006825BD"/>
    <w:rsid w:val="00682EE4"/>
    <w:rsid w:val="00683499"/>
    <w:rsid w:val="00683F68"/>
    <w:rsid w:val="006840C6"/>
    <w:rsid w:val="0068497B"/>
    <w:rsid w:val="00685FCE"/>
    <w:rsid w:val="00686AAC"/>
    <w:rsid w:val="00694C6C"/>
    <w:rsid w:val="00695A30"/>
    <w:rsid w:val="00696297"/>
    <w:rsid w:val="00696620"/>
    <w:rsid w:val="006A2959"/>
    <w:rsid w:val="006A2D9E"/>
    <w:rsid w:val="006A33B2"/>
    <w:rsid w:val="006A66B8"/>
    <w:rsid w:val="006A6E0C"/>
    <w:rsid w:val="006B32EE"/>
    <w:rsid w:val="006B3D5F"/>
    <w:rsid w:val="006B44E2"/>
    <w:rsid w:val="006C0790"/>
    <w:rsid w:val="006C083D"/>
    <w:rsid w:val="006C1C99"/>
    <w:rsid w:val="006C4B2C"/>
    <w:rsid w:val="006C5DD5"/>
    <w:rsid w:val="006C60EC"/>
    <w:rsid w:val="006C67A1"/>
    <w:rsid w:val="006C6C4F"/>
    <w:rsid w:val="006D073D"/>
    <w:rsid w:val="006D1CC0"/>
    <w:rsid w:val="006D37D0"/>
    <w:rsid w:val="006D66A9"/>
    <w:rsid w:val="006E00DE"/>
    <w:rsid w:val="006E159D"/>
    <w:rsid w:val="006E22F0"/>
    <w:rsid w:val="006E3F40"/>
    <w:rsid w:val="006E5E6F"/>
    <w:rsid w:val="006F145C"/>
    <w:rsid w:val="006F36BB"/>
    <w:rsid w:val="006F4D79"/>
    <w:rsid w:val="006F4EE1"/>
    <w:rsid w:val="006F5803"/>
    <w:rsid w:val="006F73CC"/>
    <w:rsid w:val="007013EB"/>
    <w:rsid w:val="007047A9"/>
    <w:rsid w:val="007065DF"/>
    <w:rsid w:val="00707990"/>
    <w:rsid w:val="00713E5F"/>
    <w:rsid w:val="007153CF"/>
    <w:rsid w:val="007158C4"/>
    <w:rsid w:val="00716777"/>
    <w:rsid w:val="007229BF"/>
    <w:rsid w:val="007229D7"/>
    <w:rsid w:val="0072326D"/>
    <w:rsid w:val="00724F3E"/>
    <w:rsid w:val="007255B4"/>
    <w:rsid w:val="00725FAC"/>
    <w:rsid w:val="007270EA"/>
    <w:rsid w:val="00727BE7"/>
    <w:rsid w:val="00730B26"/>
    <w:rsid w:val="007320E7"/>
    <w:rsid w:val="00732B89"/>
    <w:rsid w:val="0073405D"/>
    <w:rsid w:val="00735B60"/>
    <w:rsid w:val="0073612C"/>
    <w:rsid w:val="007363FC"/>
    <w:rsid w:val="00742600"/>
    <w:rsid w:val="007443D2"/>
    <w:rsid w:val="00744ADA"/>
    <w:rsid w:val="00746884"/>
    <w:rsid w:val="0075218F"/>
    <w:rsid w:val="00756F36"/>
    <w:rsid w:val="00761B64"/>
    <w:rsid w:val="007626E3"/>
    <w:rsid w:val="00764743"/>
    <w:rsid w:val="00765B1B"/>
    <w:rsid w:val="00770E7C"/>
    <w:rsid w:val="00771653"/>
    <w:rsid w:val="00772C4C"/>
    <w:rsid w:val="007768AC"/>
    <w:rsid w:val="00776C74"/>
    <w:rsid w:val="00781D3C"/>
    <w:rsid w:val="00790EC4"/>
    <w:rsid w:val="00792BA5"/>
    <w:rsid w:val="00793074"/>
    <w:rsid w:val="007935C4"/>
    <w:rsid w:val="00793958"/>
    <w:rsid w:val="00793C80"/>
    <w:rsid w:val="00794C5A"/>
    <w:rsid w:val="00795D58"/>
    <w:rsid w:val="007A0A27"/>
    <w:rsid w:val="007A3D4D"/>
    <w:rsid w:val="007A4E2F"/>
    <w:rsid w:val="007A537B"/>
    <w:rsid w:val="007A6ABA"/>
    <w:rsid w:val="007B19FF"/>
    <w:rsid w:val="007B4793"/>
    <w:rsid w:val="007B7676"/>
    <w:rsid w:val="007C2656"/>
    <w:rsid w:val="007C4162"/>
    <w:rsid w:val="007C637A"/>
    <w:rsid w:val="007C7B99"/>
    <w:rsid w:val="007D059F"/>
    <w:rsid w:val="007D2CB8"/>
    <w:rsid w:val="007D6F24"/>
    <w:rsid w:val="007D789F"/>
    <w:rsid w:val="007E03DC"/>
    <w:rsid w:val="007E13DF"/>
    <w:rsid w:val="007E2621"/>
    <w:rsid w:val="007E2B58"/>
    <w:rsid w:val="007E3D43"/>
    <w:rsid w:val="007E57C2"/>
    <w:rsid w:val="007F0D2E"/>
    <w:rsid w:val="007F0F25"/>
    <w:rsid w:val="007F18AA"/>
    <w:rsid w:val="007F4186"/>
    <w:rsid w:val="007F47D9"/>
    <w:rsid w:val="007F6185"/>
    <w:rsid w:val="007F61EF"/>
    <w:rsid w:val="00802699"/>
    <w:rsid w:val="008044A2"/>
    <w:rsid w:val="008046AE"/>
    <w:rsid w:val="0081043C"/>
    <w:rsid w:val="008120D2"/>
    <w:rsid w:val="00812AF0"/>
    <w:rsid w:val="0082043F"/>
    <w:rsid w:val="008205D6"/>
    <w:rsid w:val="00821A2B"/>
    <w:rsid w:val="008234C1"/>
    <w:rsid w:val="00831D76"/>
    <w:rsid w:val="0083457E"/>
    <w:rsid w:val="00836764"/>
    <w:rsid w:val="00837C5A"/>
    <w:rsid w:val="008448F5"/>
    <w:rsid w:val="0084505E"/>
    <w:rsid w:val="0084607B"/>
    <w:rsid w:val="008460B4"/>
    <w:rsid w:val="008466DF"/>
    <w:rsid w:val="00847701"/>
    <w:rsid w:val="00853932"/>
    <w:rsid w:val="00853F2A"/>
    <w:rsid w:val="0085529E"/>
    <w:rsid w:val="0085530B"/>
    <w:rsid w:val="008604BA"/>
    <w:rsid w:val="0086268C"/>
    <w:rsid w:val="00862CA6"/>
    <w:rsid w:val="00863178"/>
    <w:rsid w:val="00863260"/>
    <w:rsid w:val="0086367F"/>
    <w:rsid w:val="00873A14"/>
    <w:rsid w:val="00875297"/>
    <w:rsid w:val="00875F5A"/>
    <w:rsid w:val="0087603F"/>
    <w:rsid w:val="0087742F"/>
    <w:rsid w:val="00877AD0"/>
    <w:rsid w:val="008833F3"/>
    <w:rsid w:val="00885195"/>
    <w:rsid w:val="008861F1"/>
    <w:rsid w:val="008871E5"/>
    <w:rsid w:val="00892474"/>
    <w:rsid w:val="00896EE5"/>
    <w:rsid w:val="008A21D4"/>
    <w:rsid w:val="008A33DA"/>
    <w:rsid w:val="008A3810"/>
    <w:rsid w:val="008A3AD0"/>
    <w:rsid w:val="008A3E13"/>
    <w:rsid w:val="008A4193"/>
    <w:rsid w:val="008A659F"/>
    <w:rsid w:val="008A792E"/>
    <w:rsid w:val="008A7F0E"/>
    <w:rsid w:val="008B249D"/>
    <w:rsid w:val="008B4063"/>
    <w:rsid w:val="008B5CEA"/>
    <w:rsid w:val="008C2258"/>
    <w:rsid w:val="008C5216"/>
    <w:rsid w:val="008C69C3"/>
    <w:rsid w:val="008C76C6"/>
    <w:rsid w:val="008D2FFB"/>
    <w:rsid w:val="008D682F"/>
    <w:rsid w:val="008E056E"/>
    <w:rsid w:val="008E091A"/>
    <w:rsid w:val="008E1D35"/>
    <w:rsid w:val="008E26FA"/>
    <w:rsid w:val="008E2F22"/>
    <w:rsid w:val="008E4CE4"/>
    <w:rsid w:val="008F0924"/>
    <w:rsid w:val="008F1FB5"/>
    <w:rsid w:val="008F6101"/>
    <w:rsid w:val="008F6675"/>
    <w:rsid w:val="0090178F"/>
    <w:rsid w:val="009066EA"/>
    <w:rsid w:val="00906AB5"/>
    <w:rsid w:val="00910C65"/>
    <w:rsid w:val="00910E29"/>
    <w:rsid w:val="00913B08"/>
    <w:rsid w:val="00917248"/>
    <w:rsid w:val="00917959"/>
    <w:rsid w:val="00917CA0"/>
    <w:rsid w:val="00921B01"/>
    <w:rsid w:val="00922A53"/>
    <w:rsid w:val="00927CC4"/>
    <w:rsid w:val="00927EE0"/>
    <w:rsid w:val="009302D0"/>
    <w:rsid w:val="00935F53"/>
    <w:rsid w:val="009424FA"/>
    <w:rsid w:val="009448D2"/>
    <w:rsid w:val="00950273"/>
    <w:rsid w:val="00950FC2"/>
    <w:rsid w:val="00950FC8"/>
    <w:rsid w:val="00952377"/>
    <w:rsid w:val="00952757"/>
    <w:rsid w:val="00952869"/>
    <w:rsid w:val="00952934"/>
    <w:rsid w:val="009543FA"/>
    <w:rsid w:val="009546E7"/>
    <w:rsid w:val="00955342"/>
    <w:rsid w:val="00957ADE"/>
    <w:rsid w:val="0096092E"/>
    <w:rsid w:val="0096377C"/>
    <w:rsid w:val="009646EB"/>
    <w:rsid w:val="0096554C"/>
    <w:rsid w:val="0096594F"/>
    <w:rsid w:val="00966A0A"/>
    <w:rsid w:val="00966BF1"/>
    <w:rsid w:val="00971462"/>
    <w:rsid w:val="009720AD"/>
    <w:rsid w:val="00973213"/>
    <w:rsid w:val="00973370"/>
    <w:rsid w:val="009734A4"/>
    <w:rsid w:val="00974961"/>
    <w:rsid w:val="009762C7"/>
    <w:rsid w:val="00981F0E"/>
    <w:rsid w:val="0098422C"/>
    <w:rsid w:val="009842D2"/>
    <w:rsid w:val="00985065"/>
    <w:rsid w:val="00987152"/>
    <w:rsid w:val="009906DF"/>
    <w:rsid w:val="0099090D"/>
    <w:rsid w:val="00992969"/>
    <w:rsid w:val="009940E3"/>
    <w:rsid w:val="009954D8"/>
    <w:rsid w:val="009970A5"/>
    <w:rsid w:val="009A0080"/>
    <w:rsid w:val="009A02B8"/>
    <w:rsid w:val="009A3251"/>
    <w:rsid w:val="009A6921"/>
    <w:rsid w:val="009A735E"/>
    <w:rsid w:val="009B04EC"/>
    <w:rsid w:val="009B2B31"/>
    <w:rsid w:val="009B3219"/>
    <w:rsid w:val="009B70A6"/>
    <w:rsid w:val="009C2C42"/>
    <w:rsid w:val="009C4B45"/>
    <w:rsid w:val="009D0866"/>
    <w:rsid w:val="009D2F49"/>
    <w:rsid w:val="009D4717"/>
    <w:rsid w:val="009D4F3B"/>
    <w:rsid w:val="009E0A5F"/>
    <w:rsid w:val="009E1FBE"/>
    <w:rsid w:val="009E31DD"/>
    <w:rsid w:val="009E331C"/>
    <w:rsid w:val="009E5B31"/>
    <w:rsid w:val="009F002B"/>
    <w:rsid w:val="009F1D6B"/>
    <w:rsid w:val="009F228D"/>
    <w:rsid w:val="009F3662"/>
    <w:rsid w:val="009F51D2"/>
    <w:rsid w:val="009F5433"/>
    <w:rsid w:val="009F5D13"/>
    <w:rsid w:val="009F6147"/>
    <w:rsid w:val="009F6BE1"/>
    <w:rsid w:val="009F7D70"/>
    <w:rsid w:val="00A0300F"/>
    <w:rsid w:val="00A1160B"/>
    <w:rsid w:val="00A11D16"/>
    <w:rsid w:val="00A123A7"/>
    <w:rsid w:val="00A12443"/>
    <w:rsid w:val="00A1497B"/>
    <w:rsid w:val="00A1525E"/>
    <w:rsid w:val="00A158CC"/>
    <w:rsid w:val="00A1673A"/>
    <w:rsid w:val="00A16743"/>
    <w:rsid w:val="00A16B6C"/>
    <w:rsid w:val="00A202FE"/>
    <w:rsid w:val="00A32799"/>
    <w:rsid w:val="00A33432"/>
    <w:rsid w:val="00A335C2"/>
    <w:rsid w:val="00A33757"/>
    <w:rsid w:val="00A368E6"/>
    <w:rsid w:val="00A36F76"/>
    <w:rsid w:val="00A40663"/>
    <w:rsid w:val="00A40FC9"/>
    <w:rsid w:val="00A4106B"/>
    <w:rsid w:val="00A41DFF"/>
    <w:rsid w:val="00A42FB6"/>
    <w:rsid w:val="00A50DDC"/>
    <w:rsid w:val="00A513B0"/>
    <w:rsid w:val="00A5300D"/>
    <w:rsid w:val="00A60AFF"/>
    <w:rsid w:val="00A61EE0"/>
    <w:rsid w:val="00A63BC4"/>
    <w:rsid w:val="00A63FB2"/>
    <w:rsid w:val="00A64272"/>
    <w:rsid w:val="00A642BF"/>
    <w:rsid w:val="00A70660"/>
    <w:rsid w:val="00A71D99"/>
    <w:rsid w:val="00A72037"/>
    <w:rsid w:val="00A72515"/>
    <w:rsid w:val="00A73DF9"/>
    <w:rsid w:val="00A828AD"/>
    <w:rsid w:val="00A85817"/>
    <w:rsid w:val="00A86F34"/>
    <w:rsid w:val="00A902FF"/>
    <w:rsid w:val="00A933BA"/>
    <w:rsid w:val="00A962A5"/>
    <w:rsid w:val="00A97AF6"/>
    <w:rsid w:val="00AA2FC8"/>
    <w:rsid w:val="00AA4F23"/>
    <w:rsid w:val="00AB1E1D"/>
    <w:rsid w:val="00AB37A7"/>
    <w:rsid w:val="00AB5B29"/>
    <w:rsid w:val="00AB5E33"/>
    <w:rsid w:val="00AC02AA"/>
    <w:rsid w:val="00AC101A"/>
    <w:rsid w:val="00AC1632"/>
    <w:rsid w:val="00AC29C7"/>
    <w:rsid w:val="00AC4B23"/>
    <w:rsid w:val="00AD005F"/>
    <w:rsid w:val="00AD0CFC"/>
    <w:rsid w:val="00AD2C4E"/>
    <w:rsid w:val="00AD39B2"/>
    <w:rsid w:val="00AD3AD7"/>
    <w:rsid w:val="00AE1337"/>
    <w:rsid w:val="00AE2B48"/>
    <w:rsid w:val="00AE4427"/>
    <w:rsid w:val="00AE580D"/>
    <w:rsid w:val="00AF17FB"/>
    <w:rsid w:val="00AF1934"/>
    <w:rsid w:val="00AF54A5"/>
    <w:rsid w:val="00AF64A7"/>
    <w:rsid w:val="00B0271E"/>
    <w:rsid w:val="00B0329E"/>
    <w:rsid w:val="00B04C61"/>
    <w:rsid w:val="00B0510C"/>
    <w:rsid w:val="00B159E9"/>
    <w:rsid w:val="00B21A17"/>
    <w:rsid w:val="00B23FAC"/>
    <w:rsid w:val="00B26312"/>
    <w:rsid w:val="00B26D0C"/>
    <w:rsid w:val="00B32862"/>
    <w:rsid w:val="00B34ADA"/>
    <w:rsid w:val="00B37842"/>
    <w:rsid w:val="00B40737"/>
    <w:rsid w:val="00B410DF"/>
    <w:rsid w:val="00B4360F"/>
    <w:rsid w:val="00B46C8D"/>
    <w:rsid w:val="00B51884"/>
    <w:rsid w:val="00B52610"/>
    <w:rsid w:val="00B56089"/>
    <w:rsid w:val="00B5646B"/>
    <w:rsid w:val="00B60797"/>
    <w:rsid w:val="00B607E1"/>
    <w:rsid w:val="00B60960"/>
    <w:rsid w:val="00B60CB9"/>
    <w:rsid w:val="00B60ED4"/>
    <w:rsid w:val="00B62922"/>
    <w:rsid w:val="00B633DF"/>
    <w:rsid w:val="00B663D0"/>
    <w:rsid w:val="00B711DF"/>
    <w:rsid w:val="00B72C0E"/>
    <w:rsid w:val="00B752DC"/>
    <w:rsid w:val="00B81BD0"/>
    <w:rsid w:val="00B8226E"/>
    <w:rsid w:val="00B847E8"/>
    <w:rsid w:val="00B84A19"/>
    <w:rsid w:val="00B84B02"/>
    <w:rsid w:val="00B91F71"/>
    <w:rsid w:val="00B9262A"/>
    <w:rsid w:val="00B97E19"/>
    <w:rsid w:val="00B97F22"/>
    <w:rsid w:val="00BA042E"/>
    <w:rsid w:val="00BA41DD"/>
    <w:rsid w:val="00BA52FE"/>
    <w:rsid w:val="00BA7C35"/>
    <w:rsid w:val="00BB20F8"/>
    <w:rsid w:val="00BB3322"/>
    <w:rsid w:val="00BB3864"/>
    <w:rsid w:val="00BB5309"/>
    <w:rsid w:val="00BB641C"/>
    <w:rsid w:val="00BC06E6"/>
    <w:rsid w:val="00BC22CD"/>
    <w:rsid w:val="00BC2FBC"/>
    <w:rsid w:val="00BC442D"/>
    <w:rsid w:val="00BC5FAB"/>
    <w:rsid w:val="00BC605D"/>
    <w:rsid w:val="00BC729F"/>
    <w:rsid w:val="00BD6EB5"/>
    <w:rsid w:val="00BD7C96"/>
    <w:rsid w:val="00BE5976"/>
    <w:rsid w:val="00BE5ED5"/>
    <w:rsid w:val="00BE5F26"/>
    <w:rsid w:val="00BF10CF"/>
    <w:rsid w:val="00BF1F7A"/>
    <w:rsid w:val="00BF3278"/>
    <w:rsid w:val="00BF50BD"/>
    <w:rsid w:val="00BF5BAF"/>
    <w:rsid w:val="00BF5FA5"/>
    <w:rsid w:val="00BF6233"/>
    <w:rsid w:val="00BF6781"/>
    <w:rsid w:val="00BF76F4"/>
    <w:rsid w:val="00C047A4"/>
    <w:rsid w:val="00C05B9C"/>
    <w:rsid w:val="00C06CD7"/>
    <w:rsid w:val="00C11212"/>
    <w:rsid w:val="00C11B54"/>
    <w:rsid w:val="00C11C67"/>
    <w:rsid w:val="00C12192"/>
    <w:rsid w:val="00C13E9A"/>
    <w:rsid w:val="00C1482D"/>
    <w:rsid w:val="00C15727"/>
    <w:rsid w:val="00C25C9A"/>
    <w:rsid w:val="00C30941"/>
    <w:rsid w:val="00C3416E"/>
    <w:rsid w:val="00C3655F"/>
    <w:rsid w:val="00C37B2F"/>
    <w:rsid w:val="00C418AC"/>
    <w:rsid w:val="00C42709"/>
    <w:rsid w:val="00C5149F"/>
    <w:rsid w:val="00C51D36"/>
    <w:rsid w:val="00C520A2"/>
    <w:rsid w:val="00C520FF"/>
    <w:rsid w:val="00C52DE3"/>
    <w:rsid w:val="00C57161"/>
    <w:rsid w:val="00C60E63"/>
    <w:rsid w:val="00C61055"/>
    <w:rsid w:val="00C73B5B"/>
    <w:rsid w:val="00C74E1C"/>
    <w:rsid w:val="00C75B6B"/>
    <w:rsid w:val="00C77300"/>
    <w:rsid w:val="00C77E0D"/>
    <w:rsid w:val="00C80CC6"/>
    <w:rsid w:val="00C80D78"/>
    <w:rsid w:val="00C81DC9"/>
    <w:rsid w:val="00C82F8E"/>
    <w:rsid w:val="00C83380"/>
    <w:rsid w:val="00C83FD9"/>
    <w:rsid w:val="00C8705E"/>
    <w:rsid w:val="00C93860"/>
    <w:rsid w:val="00C94192"/>
    <w:rsid w:val="00C970CF"/>
    <w:rsid w:val="00CA0BAE"/>
    <w:rsid w:val="00CA126C"/>
    <w:rsid w:val="00CA5B84"/>
    <w:rsid w:val="00CA6AE6"/>
    <w:rsid w:val="00CA76E5"/>
    <w:rsid w:val="00CA79D2"/>
    <w:rsid w:val="00CB1421"/>
    <w:rsid w:val="00CB52AE"/>
    <w:rsid w:val="00CB581C"/>
    <w:rsid w:val="00CB77BF"/>
    <w:rsid w:val="00CC2797"/>
    <w:rsid w:val="00CC57EE"/>
    <w:rsid w:val="00CC7DE7"/>
    <w:rsid w:val="00CD1108"/>
    <w:rsid w:val="00CD468F"/>
    <w:rsid w:val="00CD538C"/>
    <w:rsid w:val="00CD712A"/>
    <w:rsid w:val="00CD77C9"/>
    <w:rsid w:val="00CE1CC8"/>
    <w:rsid w:val="00CE1F39"/>
    <w:rsid w:val="00CE3EEA"/>
    <w:rsid w:val="00CE549A"/>
    <w:rsid w:val="00CE650C"/>
    <w:rsid w:val="00CE7063"/>
    <w:rsid w:val="00CF17BB"/>
    <w:rsid w:val="00CF189A"/>
    <w:rsid w:val="00CF253E"/>
    <w:rsid w:val="00CF2B76"/>
    <w:rsid w:val="00CF6C73"/>
    <w:rsid w:val="00D03D2B"/>
    <w:rsid w:val="00D04948"/>
    <w:rsid w:val="00D04D2F"/>
    <w:rsid w:val="00D05E8D"/>
    <w:rsid w:val="00D1093A"/>
    <w:rsid w:val="00D137EC"/>
    <w:rsid w:val="00D1434E"/>
    <w:rsid w:val="00D1524A"/>
    <w:rsid w:val="00D21732"/>
    <w:rsid w:val="00D241A3"/>
    <w:rsid w:val="00D25B5B"/>
    <w:rsid w:val="00D264D0"/>
    <w:rsid w:val="00D31F14"/>
    <w:rsid w:val="00D32BD6"/>
    <w:rsid w:val="00D3533D"/>
    <w:rsid w:val="00D37DB5"/>
    <w:rsid w:val="00D41497"/>
    <w:rsid w:val="00D41968"/>
    <w:rsid w:val="00D42E4B"/>
    <w:rsid w:val="00D43910"/>
    <w:rsid w:val="00D446A6"/>
    <w:rsid w:val="00D46EB5"/>
    <w:rsid w:val="00D50B67"/>
    <w:rsid w:val="00D50E23"/>
    <w:rsid w:val="00D516A2"/>
    <w:rsid w:val="00D53796"/>
    <w:rsid w:val="00D55091"/>
    <w:rsid w:val="00D554F5"/>
    <w:rsid w:val="00D616F0"/>
    <w:rsid w:val="00D61EFB"/>
    <w:rsid w:val="00D712CF"/>
    <w:rsid w:val="00D74C56"/>
    <w:rsid w:val="00D75CF7"/>
    <w:rsid w:val="00D75D8B"/>
    <w:rsid w:val="00D80D96"/>
    <w:rsid w:val="00D81955"/>
    <w:rsid w:val="00D830C5"/>
    <w:rsid w:val="00D8442A"/>
    <w:rsid w:val="00D85DAE"/>
    <w:rsid w:val="00D8713E"/>
    <w:rsid w:val="00D931EC"/>
    <w:rsid w:val="00D943FD"/>
    <w:rsid w:val="00D9536B"/>
    <w:rsid w:val="00D9730F"/>
    <w:rsid w:val="00DA0DA7"/>
    <w:rsid w:val="00DA1878"/>
    <w:rsid w:val="00DA33E6"/>
    <w:rsid w:val="00DA621E"/>
    <w:rsid w:val="00DB0142"/>
    <w:rsid w:val="00DB6880"/>
    <w:rsid w:val="00DB7566"/>
    <w:rsid w:val="00DC1F29"/>
    <w:rsid w:val="00DC2F87"/>
    <w:rsid w:val="00DC330E"/>
    <w:rsid w:val="00DC6F08"/>
    <w:rsid w:val="00DC7312"/>
    <w:rsid w:val="00DC7620"/>
    <w:rsid w:val="00DC7640"/>
    <w:rsid w:val="00DD0142"/>
    <w:rsid w:val="00DD2A96"/>
    <w:rsid w:val="00DD360D"/>
    <w:rsid w:val="00DE0240"/>
    <w:rsid w:val="00DE0E51"/>
    <w:rsid w:val="00DE220D"/>
    <w:rsid w:val="00DE47CB"/>
    <w:rsid w:val="00DE5FEF"/>
    <w:rsid w:val="00DF01C3"/>
    <w:rsid w:val="00DF0575"/>
    <w:rsid w:val="00DF281B"/>
    <w:rsid w:val="00DF4114"/>
    <w:rsid w:val="00DF41D0"/>
    <w:rsid w:val="00DF5502"/>
    <w:rsid w:val="00DF66FA"/>
    <w:rsid w:val="00DF685D"/>
    <w:rsid w:val="00E02500"/>
    <w:rsid w:val="00E02732"/>
    <w:rsid w:val="00E029D5"/>
    <w:rsid w:val="00E064C2"/>
    <w:rsid w:val="00E112D9"/>
    <w:rsid w:val="00E1209B"/>
    <w:rsid w:val="00E121F5"/>
    <w:rsid w:val="00E139F6"/>
    <w:rsid w:val="00E1418D"/>
    <w:rsid w:val="00E14DB8"/>
    <w:rsid w:val="00E17211"/>
    <w:rsid w:val="00E175C7"/>
    <w:rsid w:val="00E234BA"/>
    <w:rsid w:val="00E241AF"/>
    <w:rsid w:val="00E263FC"/>
    <w:rsid w:val="00E2717F"/>
    <w:rsid w:val="00E27610"/>
    <w:rsid w:val="00E31259"/>
    <w:rsid w:val="00E324BC"/>
    <w:rsid w:val="00E32E0B"/>
    <w:rsid w:val="00E3309E"/>
    <w:rsid w:val="00E376E2"/>
    <w:rsid w:val="00E37C93"/>
    <w:rsid w:val="00E37EB6"/>
    <w:rsid w:val="00E403C4"/>
    <w:rsid w:val="00E42AC8"/>
    <w:rsid w:val="00E43298"/>
    <w:rsid w:val="00E4478E"/>
    <w:rsid w:val="00E44C27"/>
    <w:rsid w:val="00E46F72"/>
    <w:rsid w:val="00E47D86"/>
    <w:rsid w:val="00E6017F"/>
    <w:rsid w:val="00E61EAA"/>
    <w:rsid w:val="00E62540"/>
    <w:rsid w:val="00E6285A"/>
    <w:rsid w:val="00E62EBD"/>
    <w:rsid w:val="00E6396C"/>
    <w:rsid w:val="00E6566B"/>
    <w:rsid w:val="00E71B6B"/>
    <w:rsid w:val="00E72103"/>
    <w:rsid w:val="00E73C86"/>
    <w:rsid w:val="00E73D87"/>
    <w:rsid w:val="00E75403"/>
    <w:rsid w:val="00E766D6"/>
    <w:rsid w:val="00E80391"/>
    <w:rsid w:val="00E8140A"/>
    <w:rsid w:val="00E8299C"/>
    <w:rsid w:val="00E83ECB"/>
    <w:rsid w:val="00E86522"/>
    <w:rsid w:val="00E866B0"/>
    <w:rsid w:val="00E951BD"/>
    <w:rsid w:val="00E952F4"/>
    <w:rsid w:val="00E9580F"/>
    <w:rsid w:val="00E97730"/>
    <w:rsid w:val="00EA070B"/>
    <w:rsid w:val="00EA0D10"/>
    <w:rsid w:val="00EA1A12"/>
    <w:rsid w:val="00EA31A2"/>
    <w:rsid w:val="00EA3AB6"/>
    <w:rsid w:val="00EA41A5"/>
    <w:rsid w:val="00EA666E"/>
    <w:rsid w:val="00EA6ABA"/>
    <w:rsid w:val="00EB3F1F"/>
    <w:rsid w:val="00EB4F0F"/>
    <w:rsid w:val="00EB50B8"/>
    <w:rsid w:val="00EC1A2F"/>
    <w:rsid w:val="00EC3C31"/>
    <w:rsid w:val="00EC7B77"/>
    <w:rsid w:val="00ED042F"/>
    <w:rsid w:val="00ED1402"/>
    <w:rsid w:val="00ED1607"/>
    <w:rsid w:val="00ED16D1"/>
    <w:rsid w:val="00ED2379"/>
    <w:rsid w:val="00ED25A3"/>
    <w:rsid w:val="00ED2C5B"/>
    <w:rsid w:val="00ED5979"/>
    <w:rsid w:val="00ED62C6"/>
    <w:rsid w:val="00EE220D"/>
    <w:rsid w:val="00EE4945"/>
    <w:rsid w:val="00EF25DC"/>
    <w:rsid w:val="00EF42D9"/>
    <w:rsid w:val="00EF4FE6"/>
    <w:rsid w:val="00EF60A7"/>
    <w:rsid w:val="00EF6715"/>
    <w:rsid w:val="00F021E0"/>
    <w:rsid w:val="00F04BE0"/>
    <w:rsid w:val="00F136F4"/>
    <w:rsid w:val="00F13E17"/>
    <w:rsid w:val="00F14F6E"/>
    <w:rsid w:val="00F158F7"/>
    <w:rsid w:val="00F15E68"/>
    <w:rsid w:val="00F16016"/>
    <w:rsid w:val="00F20A56"/>
    <w:rsid w:val="00F20FCF"/>
    <w:rsid w:val="00F22EAA"/>
    <w:rsid w:val="00F230DC"/>
    <w:rsid w:val="00F2507C"/>
    <w:rsid w:val="00F2511E"/>
    <w:rsid w:val="00F30C06"/>
    <w:rsid w:val="00F31375"/>
    <w:rsid w:val="00F34B02"/>
    <w:rsid w:val="00F40474"/>
    <w:rsid w:val="00F41BD5"/>
    <w:rsid w:val="00F4387D"/>
    <w:rsid w:val="00F4596A"/>
    <w:rsid w:val="00F4771D"/>
    <w:rsid w:val="00F508E3"/>
    <w:rsid w:val="00F517EB"/>
    <w:rsid w:val="00F52359"/>
    <w:rsid w:val="00F56EC2"/>
    <w:rsid w:val="00F60A13"/>
    <w:rsid w:val="00F61622"/>
    <w:rsid w:val="00F63F11"/>
    <w:rsid w:val="00F67317"/>
    <w:rsid w:val="00F735CB"/>
    <w:rsid w:val="00F77BDC"/>
    <w:rsid w:val="00F806DD"/>
    <w:rsid w:val="00F83CAE"/>
    <w:rsid w:val="00F848BC"/>
    <w:rsid w:val="00F92EE0"/>
    <w:rsid w:val="00F9541D"/>
    <w:rsid w:val="00FA1341"/>
    <w:rsid w:val="00FA2927"/>
    <w:rsid w:val="00FA2B77"/>
    <w:rsid w:val="00FA475B"/>
    <w:rsid w:val="00FB07D6"/>
    <w:rsid w:val="00FB1B43"/>
    <w:rsid w:val="00FB7ED7"/>
    <w:rsid w:val="00FC2474"/>
    <w:rsid w:val="00FC27AC"/>
    <w:rsid w:val="00FC295C"/>
    <w:rsid w:val="00FC373D"/>
    <w:rsid w:val="00FC5447"/>
    <w:rsid w:val="00FC5711"/>
    <w:rsid w:val="00FC67A2"/>
    <w:rsid w:val="00FC79A8"/>
    <w:rsid w:val="00FD02F3"/>
    <w:rsid w:val="00FD4B32"/>
    <w:rsid w:val="00FD77E6"/>
    <w:rsid w:val="00FD7890"/>
    <w:rsid w:val="00FD7A94"/>
    <w:rsid w:val="00FE0E8C"/>
    <w:rsid w:val="00FE5C1D"/>
    <w:rsid w:val="00FF01CA"/>
    <w:rsid w:val="00FF09AB"/>
    <w:rsid w:val="00FF118F"/>
    <w:rsid w:val="00FF3B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1C7B34"/>
  <w15:chartTrackingRefBased/>
  <w15:docId w15:val="{902D28B0-4C23-BE42-A625-747CA7152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link w:val="Heading1Char"/>
    <w:qFormat/>
    <w:rsid w:val="00F22EAA"/>
    <w:pPr>
      <w:keepNext/>
      <w:spacing w:before="240" w:after="60"/>
      <w:outlineLvl w:val="0"/>
    </w:pPr>
    <w:rPr>
      <w:rFonts w:ascii="Calibri Light" w:eastAsia="Times New Roman" w:hAnsi="Calibri Light"/>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17959"/>
    <w:pPr>
      <w:tabs>
        <w:tab w:val="center" w:pos="4153"/>
        <w:tab w:val="right" w:pos="8306"/>
      </w:tabs>
      <w:snapToGrid w:val="0"/>
    </w:pPr>
    <w:rPr>
      <w:sz w:val="18"/>
      <w:szCs w:val="18"/>
    </w:rPr>
  </w:style>
  <w:style w:type="character" w:styleId="PageNumber">
    <w:name w:val="page number"/>
    <w:basedOn w:val="DefaultParagraphFont"/>
    <w:rsid w:val="00917959"/>
  </w:style>
  <w:style w:type="paragraph" w:styleId="HTMLPreformatted">
    <w:name w:val="HTML Preformatted"/>
    <w:basedOn w:val="Normal"/>
    <w:rsid w:val="0019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hAnsi="Verdana" w:cs="Courier New"/>
      <w:color w:val="000000"/>
      <w:sz w:val="20"/>
      <w:szCs w:val="20"/>
    </w:rPr>
  </w:style>
  <w:style w:type="paragraph" w:styleId="ListParagraph">
    <w:name w:val="List Paragraph"/>
    <w:basedOn w:val="Normal"/>
    <w:uiPriority w:val="34"/>
    <w:qFormat/>
    <w:rsid w:val="006A6E0C"/>
    <w:pPr>
      <w:ind w:left="720"/>
    </w:pPr>
  </w:style>
  <w:style w:type="paragraph" w:styleId="BalloonText">
    <w:name w:val="Balloon Text"/>
    <w:basedOn w:val="Normal"/>
    <w:link w:val="BalloonTextChar"/>
    <w:rsid w:val="001A62EF"/>
    <w:rPr>
      <w:rFonts w:ascii="Tahoma" w:hAnsi="Tahoma" w:cs="Tahoma"/>
      <w:sz w:val="16"/>
      <w:szCs w:val="16"/>
    </w:rPr>
  </w:style>
  <w:style w:type="character" w:customStyle="1" w:styleId="BalloonTextChar">
    <w:name w:val="Balloon Text Char"/>
    <w:link w:val="BalloonText"/>
    <w:rsid w:val="001A62EF"/>
    <w:rPr>
      <w:rFonts w:ascii="Tahoma" w:hAnsi="Tahoma" w:cs="Tahoma"/>
      <w:sz w:val="16"/>
      <w:szCs w:val="16"/>
    </w:rPr>
  </w:style>
  <w:style w:type="character" w:styleId="Hyperlink">
    <w:name w:val="Hyperlink"/>
    <w:rsid w:val="004B3D7D"/>
    <w:rPr>
      <w:color w:val="0563C1"/>
      <w:u w:val="single"/>
    </w:rPr>
  </w:style>
  <w:style w:type="paragraph" w:styleId="Header">
    <w:name w:val="header"/>
    <w:basedOn w:val="Normal"/>
    <w:link w:val="HeaderChar"/>
    <w:rsid w:val="00DF281B"/>
    <w:pPr>
      <w:tabs>
        <w:tab w:val="center" w:pos="4320"/>
        <w:tab w:val="right" w:pos="8640"/>
      </w:tabs>
    </w:pPr>
  </w:style>
  <w:style w:type="character" w:customStyle="1" w:styleId="HeaderChar">
    <w:name w:val="Header Char"/>
    <w:link w:val="Header"/>
    <w:rsid w:val="00DF281B"/>
    <w:rPr>
      <w:sz w:val="24"/>
      <w:szCs w:val="24"/>
    </w:rPr>
  </w:style>
  <w:style w:type="character" w:customStyle="1" w:styleId="FooterChar">
    <w:name w:val="Footer Char"/>
    <w:link w:val="Footer"/>
    <w:uiPriority w:val="99"/>
    <w:rsid w:val="00DF281B"/>
    <w:rPr>
      <w:sz w:val="18"/>
      <w:szCs w:val="18"/>
    </w:rPr>
  </w:style>
  <w:style w:type="character" w:customStyle="1" w:styleId="Heading1Char">
    <w:name w:val="Heading 1 Char"/>
    <w:link w:val="Heading1"/>
    <w:rsid w:val="00F22EAA"/>
    <w:rPr>
      <w:rFonts w:ascii="Calibri Light" w:eastAsia="Times New Roman" w:hAnsi="Calibri Light" w:cs="Times New Roman"/>
      <w:b/>
      <w:bCs/>
      <w:kern w:val="32"/>
      <w:sz w:val="32"/>
      <w:szCs w:val="32"/>
      <w:lang w:eastAsia="zh-CN"/>
    </w:rPr>
  </w:style>
  <w:style w:type="paragraph" w:styleId="Title">
    <w:name w:val="Title"/>
    <w:basedOn w:val="Normal"/>
    <w:next w:val="Normal"/>
    <w:link w:val="TitleChar"/>
    <w:qFormat/>
    <w:rsid w:val="00EA070B"/>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rsid w:val="00EA070B"/>
    <w:rPr>
      <w:rFonts w:ascii="Calibri Light" w:eastAsia="Times New Roman" w:hAnsi="Calibri Light" w:cs="Times New Roman"/>
      <w:b/>
      <w:bCs/>
      <w:kern w:val="28"/>
      <w:sz w:val="32"/>
      <w:szCs w:val="32"/>
      <w:lang w:eastAsia="zh-CN"/>
    </w:rPr>
  </w:style>
  <w:style w:type="paragraph" w:customStyle="1" w:styleId="Table">
    <w:name w:val="Table"/>
    <w:basedOn w:val="Normal"/>
    <w:link w:val="TableChar"/>
    <w:qFormat/>
    <w:rsid w:val="00466CDB"/>
    <w:pPr>
      <w:jc w:val="center"/>
    </w:pPr>
    <w:rPr>
      <w:rFonts w:eastAsia="Calibri"/>
      <w:bCs/>
      <w:sz w:val="22"/>
      <w:szCs w:val="20"/>
      <w:lang w:eastAsia="en-US"/>
    </w:rPr>
  </w:style>
  <w:style w:type="character" w:customStyle="1" w:styleId="TableChar">
    <w:name w:val="Table Char"/>
    <w:link w:val="Table"/>
    <w:rsid w:val="00466CDB"/>
    <w:rPr>
      <w:rFonts w:eastAsia="Calibri"/>
      <w:bCs/>
      <w:sz w:val="22"/>
    </w:rPr>
  </w:style>
  <w:style w:type="character" w:styleId="PlaceholderText">
    <w:name w:val="Placeholder Text"/>
    <w:basedOn w:val="DefaultParagraphFont"/>
    <w:uiPriority w:val="99"/>
    <w:semiHidden/>
    <w:rsid w:val="007A537B"/>
    <w:rPr>
      <w:color w:val="808080"/>
    </w:rPr>
  </w:style>
  <w:style w:type="character" w:styleId="CommentReference">
    <w:name w:val="annotation reference"/>
    <w:basedOn w:val="DefaultParagraphFont"/>
    <w:rsid w:val="00DD2A96"/>
    <w:rPr>
      <w:sz w:val="16"/>
      <w:szCs w:val="16"/>
    </w:rPr>
  </w:style>
  <w:style w:type="paragraph" w:styleId="CommentText">
    <w:name w:val="annotation text"/>
    <w:basedOn w:val="Normal"/>
    <w:link w:val="CommentTextChar"/>
    <w:rsid w:val="00DD2A96"/>
    <w:rPr>
      <w:sz w:val="20"/>
      <w:szCs w:val="20"/>
    </w:rPr>
  </w:style>
  <w:style w:type="character" w:customStyle="1" w:styleId="CommentTextChar">
    <w:name w:val="Comment Text Char"/>
    <w:basedOn w:val="DefaultParagraphFont"/>
    <w:link w:val="CommentText"/>
    <w:rsid w:val="00DD2A96"/>
    <w:rPr>
      <w:lang w:eastAsia="zh-CN"/>
    </w:rPr>
  </w:style>
  <w:style w:type="paragraph" w:styleId="CommentSubject">
    <w:name w:val="annotation subject"/>
    <w:basedOn w:val="CommentText"/>
    <w:next w:val="CommentText"/>
    <w:link w:val="CommentSubjectChar"/>
    <w:rsid w:val="00DD2A96"/>
    <w:rPr>
      <w:b/>
      <w:bCs/>
    </w:rPr>
  </w:style>
  <w:style w:type="character" w:customStyle="1" w:styleId="CommentSubjectChar">
    <w:name w:val="Comment Subject Char"/>
    <w:basedOn w:val="CommentTextChar"/>
    <w:link w:val="CommentSubject"/>
    <w:rsid w:val="00DD2A96"/>
    <w:rPr>
      <w:b/>
      <w:bCs/>
      <w:lang w:eastAsia="zh-CN"/>
    </w:rPr>
  </w:style>
  <w:style w:type="paragraph" w:customStyle="1" w:styleId="Figure">
    <w:name w:val="Figure"/>
    <w:basedOn w:val="Normal"/>
    <w:link w:val="FigureChar"/>
    <w:qFormat/>
    <w:rsid w:val="00562029"/>
    <w:rPr>
      <w:rFonts w:eastAsiaTheme="minorEastAsia" w:cs="Courier New"/>
      <w:b/>
      <w:bCs/>
      <w:noProof/>
      <w:sz w:val="20"/>
      <w:lang w:eastAsia="en-US"/>
    </w:rPr>
  </w:style>
  <w:style w:type="character" w:customStyle="1" w:styleId="FigureChar">
    <w:name w:val="Figure Char"/>
    <w:basedOn w:val="DefaultParagraphFont"/>
    <w:link w:val="Figure"/>
    <w:rsid w:val="00562029"/>
    <w:rPr>
      <w:rFonts w:eastAsiaTheme="minorEastAsia" w:cs="Courier New"/>
      <w:b/>
      <w:bCs/>
      <w:noProof/>
      <w:szCs w:val="24"/>
    </w:rPr>
  </w:style>
  <w:style w:type="paragraph" w:customStyle="1" w:styleId="bodytext">
    <w:name w:val="body_text"/>
    <w:basedOn w:val="Normal"/>
    <w:qFormat/>
    <w:rsid w:val="00562029"/>
    <w:pPr>
      <w:spacing w:line="480" w:lineRule="auto"/>
      <w:ind w:firstLine="432"/>
      <w:jc w:val="both"/>
    </w:pPr>
    <w:rPr>
      <w:rFonts w:eastAsia="Times New Roman"/>
      <w:sz w:val="22"/>
      <w:lang w:eastAsia="en-US"/>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7870">
      <w:bodyDiv w:val="1"/>
      <w:marLeft w:val="0"/>
      <w:marRight w:val="0"/>
      <w:marTop w:val="0"/>
      <w:marBottom w:val="0"/>
      <w:divBdr>
        <w:top w:val="none" w:sz="0" w:space="0" w:color="auto"/>
        <w:left w:val="none" w:sz="0" w:space="0" w:color="auto"/>
        <w:bottom w:val="none" w:sz="0" w:space="0" w:color="auto"/>
        <w:right w:val="none" w:sz="0" w:space="0" w:color="auto"/>
      </w:divBdr>
    </w:div>
    <w:div w:id="313611525">
      <w:bodyDiv w:val="1"/>
      <w:marLeft w:val="0"/>
      <w:marRight w:val="0"/>
      <w:marTop w:val="0"/>
      <w:marBottom w:val="0"/>
      <w:divBdr>
        <w:top w:val="none" w:sz="0" w:space="0" w:color="auto"/>
        <w:left w:val="none" w:sz="0" w:space="0" w:color="auto"/>
        <w:bottom w:val="none" w:sz="0" w:space="0" w:color="auto"/>
        <w:right w:val="none" w:sz="0" w:space="0" w:color="auto"/>
      </w:divBdr>
    </w:div>
    <w:div w:id="315914607">
      <w:bodyDiv w:val="1"/>
      <w:marLeft w:val="0"/>
      <w:marRight w:val="0"/>
      <w:marTop w:val="0"/>
      <w:marBottom w:val="0"/>
      <w:divBdr>
        <w:top w:val="none" w:sz="0" w:space="0" w:color="auto"/>
        <w:left w:val="none" w:sz="0" w:space="0" w:color="auto"/>
        <w:bottom w:val="none" w:sz="0" w:space="0" w:color="auto"/>
        <w:right w:val="none" w:sz="0" w:space="0" w:color="auto"/>
      </w:divBdr>
    </w:div>
    <w:div w:id="324743510">
      <w:bodyDiv w:val="1"/>
      <w:marLeft w:val="0"/>
      <w:marRight w:val="0"/>
      <w:marTop w:val="0"/>
      <w:marBottom w:val="0"/>
      <w:divBdr>
        <w:top w:val="none" w:sz="0" w:space="0" w:color="auto"/>
        <w:left w:val="none" w:sz="0" w:space="0" w:color="auto"/>
        <w:bottom w:val="none" w:sz="0" w:space="0" w:color="auto"/>
        <w:right w:val="none" w:sz="0" w:space="0" w:color="auto"/>
      </w:divBdr>
      <w:divsChild>
        <w:div w:id="1773821082">
          <w:marLeft w:val="0"/>
          <w:marRight w:val="0"/>
          <w:marTop w:val="0"/>
          <w:marBottom w:val="0"/>
          <w:divBdr>
            <w:top w:val="none" w:sz="0" w:space="0" w:color="auto"/>
            <w:left w:val="none" w:sz="0" w:space="0" w:color="auto"/>
            <w:bottom w:val="none" w:sz="0" w:space="0" w:color="auto"/>
            <w:right w:val="none" w:sz="0" w:space="0" w:color="auto"/>
          </w:divBdr>
          <w:divsChild>
            <w:div w:id="694230031">
              <w:marLeft w:val="0"/>
              <w:marRight w:val="0"/>
              <w:marTop w:val="0"/>
              <w:marBottom w:val="0"/>
              <w:divBdr>
                <w:top w:val="none" w:sz="0" w:space="0" w:color="auto"/>
                <w:left w:val="none" w:sz="0" w:space="0" w:color="auto"/>
                <w:bottom w:val="none" w:sz="0" w:space="0" w:color="auto"/>
                <w:right w:val="none" w:sz="0" w:space="0" w:color="auto"/>
              </w:divBdr>
              <w:divsChild>
                <w:div w:id="15049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85418">
      <w:bodyDiv w:val="1"/>
      <w:marLeft w:val="0"/>
      <w:marRight w:val="0"/>
      <w:marTop w:val="0"/>
      <w:marBottom w:val="0"/>
      <w:divBdr>
        <w:top w:val="none" w:sz="0" w:space="0" w:color="auto"/>
        <w:left w:val="none" w:sz="0" w:space="0" w:color="auto"/>
        <w:bottom w:val="none" w:sz="0" w:space="0" w:color="auto"/>
        <w:right w:val="none" w:sz="0" w:space="0" w:color="auto"/>
      </w:divBdr>
    </w:div>
    <w:div w:id="1066495465">
      <w:bodyDiv w:val="1"/>
      <w:marLeft w:val="0"/>
      <w:marRight w:val="0"/>
      <w:marTop w:val="0"/>
      <w:marBottom w:val="0"/>
      <w:divBdr>
        <w:top w:val="none" w:sz="0" w:space="0" w:color="auto"/>
        <w:left w:val="none" w:sz="0" w:space="0" w:color="auto"/>
        <w:bottom w:val="none" w:sz="0" w:space="0" w:color="auto"/>
        <w:right w:val="none" w:sz="0" w:space="0" w:color="auto"/>
      </w:divBdr>
    </w:div>
    <w:div w:id="1140734845">
      <w:bodyDiv w:val="1"/>
      <w:marLeft w:val="0"/>
      <w:marRight w:val="0"/>
      <w:marTop w:val="0"/>
      <w:marBottom w:val="0"/>
      <w:divBdr>
        <w:top w:val="none" w:sz="0" w:space="0" w:color="auto"/>
        <w:left w:val="none" w:sz="0" w:space="0" w:color="auto"/>
        <w:bottom w:val="none" w:sz="0" w:space="0" w:color="auto"/>
        <w:right w:val="none" w:sz="0" w:space="0" w:color="auto"/>
      </w:divBdr>
    </w:div>
    <w:div w:id="1185485154">
      <w:bodyDiv w:val="1"/>
      <w:marLeft w:val="0"/>
      <w:marRight w:val="0"/>
      <w:marTop w:val="0"/>
      <w:marBottom w:val="0"/>
      <w:divBdr>
        <w:top w:val="none" w:sz="0" w:space="0" w:color="auto"/>
        <w:left w:val="none" w:sz="0" w:space="0" w:color="auto"/>
        <w:bottom w:val="none" w:sz="0" w:space="0" w:color="auto"/>
        <w:right w:val="none" w:sz="0" w:space="0" w:color="auto"/>
      </w:divBdr>
    </w:div>
    <w:div w:id="1396390033">
      <w:bodyDiv w:val="1"/>
      <w:marLeft w:val="0"/>
      <w:marRight w:val="0"/>
      <w:marTop w:val="0"/>
      <w:marBottom w:val="0"/>
      <w:divBdr>
        <w:top w:val="none" w:sz="0" w:space="0" w:color="auto"/>
        <w:left w:val="none" w:sz="0" w:space="0" w:color="auto"/>
        <w:bottom w:val="none" w:sz="0" w:space="0" w:color="auto"/>
        <w:right w:val="none" w:sz="0" w:space="0" w:color="auto"/>
      </w:divBdr>
    </w:div>
    <w:div w:id="1479027748">
      <w:bodyDiv w:val="1"/>
      <w:marLeft w:val="0"/>
      <w:marRight w:val="0"/>
      <w:marTop w:val="0"/>
      <w:marBottom w:val="0"/>
      <w:divBdr>
        <w:top w:val="none" w:sz="0" w:space="0" w:color="auto"/>
        <w:left w:val="none" w:sz="0" w:space="0" w:color="auto"/>
        <w:bottom w:val="none" w:sz="0" w:space="0" w:color="auto"/>
        <w:right w:val="none" w:sz="0" w:space="0" w:color="auto"/>
      </w:divBdr>
    </w:div>
    <w:div w:id="1675062837">
      <w:bodyDiv w:val="1"/>
      <w:marLeft w:val="0"/>
      <w:marRight w:val="0"/>
      <w:marTop w:val="0"/>
      <w:marBottom w:val="0"/>
      <w:divBdr>
        <w:top w:val="none" w:sz="0" w:space="0" w:color="auto"/>
        <w:left w:val="none" w:sz="0" w:space="0" w:color="auto"/>
        <w:bottom w:val="none" w:sz="0" w:space="0" w:color="auto"/>
        <w:right w:val="none" w:sz="0" w:space="0" w:color="auto"/>
      </w:divBdr>
      <w:divsChild>
        <w:div w:id="1300578124">
          <w:marLeft w:val="0"/>
          <w:marRight w:val="0"/>
          <w:marTop w:val="0"/>
          <w:marBottom w:val="0"/>
          <w:divBdr>
            <w:top w:val="none" w:sz="0" w:space="0" w:color="auto"/>
            <w:left w:val="none" w:sz="0" w:space="0" w:color="auto"/>
            <w:bottom w:val="none" w:sz="0" w:space="0" w:color="auto"/>
            <w:right w:val="none" w:sz="0" w:space="0" w:color="auto"/>
          </w:divBdr>
          <w:divsChild>
            <w:div w:id="126164966">
              <w:marLeft w:val="0"/>
              <w:marRight w:val="0"/>
              <w:marTop w:val="0"/>
              <w:marBottom w:val="0"/>
              <w:divBdr>
                <w:top w:val="none" w:sz="0" w:space="0" w:color="auto"/>
                <w:left w:val="none" w:sz="0" w:space="0" w:color="auto"/>
                <w:bottom w:val="none" w:sz="0" w:space="0" w:color="auto"/>
                <w:right w:val="none" w:sz="0" w:space="0" w:color="auto"/>
              </w:divBdr>
              <w:divsChild>
                <w:div w:id="1578663368">
                  <w:marLeft w:val="0"/>
                  <w:marRight w:val="0"/>
                  <w:marTop w:val="0"/>
                  <w:marBottom w:val="0"/>
                  <w:divBdr>
                    <w:top w:val="none" w:sz="0" w:space="0" w:color="auto"/>
                    <w:left w:val="none" w:sz="0" w:space="0" w:color="auto"/>
                    <w:bottom w:val="none" w:sz="0" w:space="0" w:color="auto"/>
                    <w:right w:val="none" w:sz="0" w:space="0" w:color="auto"/>
                  </w:divBdr>
                  <w:divsChild>
                    <w:div w:id="15494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69516">
      <w:bodyDiv w:val="1"/>
      <w:marLeft w:val="0"/>
      <w:marRight w:val="0"/>
      <w:marTop w:val="0"/>
      <w:marBottom w:val="0"/>
      <w:divBdr>
        <w:top w:val="none" w:sz="0" w:space="0" w:color="auto"/>
        <w:left w:val="none" w:sz="0" w:space="0" w:color="auto"/>
        <w:bottom w:val="none" w:sz="0" w:space="0" w:color="auto"/>
        <w:right w:val="none" w:sz="0" w:space="0" w:color="auto"/>
      </w:divBdr>
    </w:div>
    <w:div w:id="1729838578">
      <w:bodyDiv w:val="1"/>
      <w:marLeft w:val="0"/>
      <w:marRight w:val="0"/>
      <w:marTop w:val="0"/>
      <w:marBottom w:val="0"/>
      <w:divBdr>
        <w:top w:val="none" w:sz="0" w:space="0" w:color="auto"/>
        <w:left w:val="none" w:sz="0" w:space="0" w:color="auto"/>
        <w:bottom w:val="none" w:sz="0" w:space="0" w:color="auto"/>
        <w:right w:val="none" w:sz="0" w:space="0" w:color="auto"/>
      </w:divBdr>
    </w:div>
    <w:div w:id="2010402376">
      <w:bodyDiv w:val="1"/>
      <w:marLeft w:val="0"/>
      <w:marRight w:val="0"/>
      <w:marTop w:val="0"/>
      <w:marBottom w:val="0"/>
      <w:divBdr>
        <w:top w:val="none" w:sz="0" w:space="0" w:color="auto"/>
        <w:left w:val="none" w:sz="0" w:space="0" w:color="auto"/>
        <w:bottom w:val="none" w:sz="0" w:space="0" w:color="auto"/>
        <w:right w:val="none" w:sz="0" w:space="0" w:color="auto"/>
      </w:divBdr>
      <w:divsChild>
        <w:div w:id="1726299370">
          <w:marLeft w:val="0"/>
          <w:marRight w:val="0"/>
          <w:marTop w:val="0"/>
          <w:marBottom w:val="0"/>
          <w:divBdr>
            <w:top w:val="none" w:sz="0" w:space="0" w:color="auto"/>
            <w:left w:val="none" w:sz="0" w:space="0" w:color="auto"/>
            <w:bottom w:val="none" w:sz="0" w:space="0" w:color="auto"/>
            <w:right w:val="none" w:sz="0" w:space="0" w:color="auto"/>
          </w:divBdr>
          <w:divsChild>
            <w:div w:id="482089705">
              <w:marLeft w:val="0"/>
              <w:marRight w:val="0"/>
              <w:marTop w:val="0"/>
              <w:marBottom w:val="0"/>
              <w:divBdr>
                <w:top w:val="none" w:sz="0" w:space="0" w:color="auto"/>
                <w:left w:val="none" w:sz="0" w:space="0" w:color="auto"/>
                <w:bottom w:val="none" w:sz="0" w:space="0" w:color="auto"/>
                <w:right w:val="none" w:sz="0" w:space="0" w:color="auto"/>
              </w:divBdr>
              <w:divsChild>
                <w:div w:id="132911166">
                  <w:marLeft w:val="0"/>
                  <w:marRight w:val="0"/>
                  <w:marTop w:val="0"/>
                  <w:marBottom w:val="0"/>
                  <w:divBdr>
                    <w:top w:val="none" w:sz="0" w:space="0" w:color="auto"/>
                    <w:left w:val="none" w:sz="0" w:space="0" w:color="auto"/>
                    <w:bottom w:val="none" w:sz="0" w:space="0" w:color="auto"/>
                    <w:right w:val="none" w:sz="0" w:space="0" w:color="auto"/>
                  </w:divBdr>
                  <w:divsChild>
                    <w:div w:id="2369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332569">
      <w:bodyDiv w:val="1"/>
      <w:marLeft w:val="0"/>
      <w:marRight w:val="0"/>
      <w:marTop w:val="0"/>
      <w:marBottom w:val="0"/>
      <w:divBdr>
        <w:top w:val="none" w:sz="0" w:space="0" w:color="auto"/>
        <w:left w:val="none" w:sz="0" w:space="0" w:color="auto"/>
        <w:bottom w:val="none" w:sz="0" w:space="0" w:color="auto"/>
        <w:right w:val="none" w:sz="0" w:space="0" w:color="auto"/>
      </w:divBdr>
    </w:div>
    <w:div w:id="205396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488E6-DD95-B94E-B081-57D63B820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18</Pages>
  <Words>7869</Words>
  <Characters>44859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52623</CharactersWithSpaces>
  <SharedDoc>false</SharedDoc>
  <HLinks>
    <vt:vector size="6" baseType="variant">
      <vt:variant>
        <vt:i4>5767276</vt:i4>
      </vt:variant>
      <vt:variant>
        <vt:i4>0</vt:i4>
      </vt:variant>
      <vt:variant>
        <vt:i4>0</vt:i4>
      </vt:variant>
      <vt:variant>
        <vt:i4>5</vt:i4>
      </vt:variant>
      <vt:variant>
        <vt:lpwstr>mailto:jiang@comp.nus.edu.sg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dc:creator>
  <cp:keywords/>
  <dc:description/>
  <cp:lastModifiedBy>Microsoft Office User</cp:lastModifiedBy>
  <cp:revision>275</cp:revision>
  <cp:lastPrinted>2019-11-25T16:20:00Z</cp:lastPrinted>
  <dcterms:created xsi:type="dcterms:W3CDTF">2019-11-12T13:38:00Z</dcterms:created>
  <dcterms:modified xsi:type="dcterms:W3CDTF">2019-12-02T16:30:00Z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eb4591d4-a9ba-39b5-a8d4-63dd5b28280e</vt:lpwstr>
  </property>
  <property fmtid="{D5CDD505-2E9C-101B-9397-08002B2CF9AE}" pid="4" name="Mendeley Citation Style_1">
    <vt:lpwstr>http://www.zotero.org/styles/mis-quarterly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http://www.zotero.org/styles/decision-support-systems</vt:lpwstr>
  </property>
  <property fmtid="{D5CDD505-2E9C-101B-9397-08002B2CF9AE}" pid="16" name="Mendeley Recent Style Name 5_1">
    <vt:lpwstr>Decision Support Systems</vt:lpwstr>
  </property>
  <property fmtid="{D5CDD505-2E9C-101B-9397-08002B2CF9AE}" pid="17" name="Mendeley Recent Style Id 6_1">
    <vt:lpwstr>http://www.zotero.org/styles/journal-of-management-information-systems</vt:lpwstr>
  </property>
  <property fmtid="{D5CDD505-2E9C-101B-9397-08002B2CF9AE}" pid="18" name="Mendeley Recent Style Name 6_1">
    <vt:lpwstr>Journal of Management Information Systems</vt:lpwstr>
  </property>
  <property fmtid="{D5CDD505-2E9C-101B-9397-08002B2CF9AE}" pid="19" name="Mendeley Recent Style Id 7_1">
    <vt:lpwstr>http://www.zotero.org/styles/mis-quarterly</vt:lpwstr>
  </property>
  <property fmtid="{D5CDD505-2E9C-101B-9397-08002B2CF9AE}" pid="20" name="Mendeley Recent Style Name 7_1">
    <vt:lpwstr>MIS Quarterly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